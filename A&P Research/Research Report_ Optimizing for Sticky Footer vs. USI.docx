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rPr>
          <w:rFonts w:ascii="Proxima Nova" w:cs="Proxima Nova" w:eastAsia="Proxima Nova" w:hAnsi="Proxima Nova"/>
          <w:b w:val="1"/>
          <w:bCs w:val="1"/>
          <w:color w:val="222222"/>
          <w:sz w:val="28"/>
          <w:szCs w:val="28"/>
        </w:rPr>
      </w:pPr>
      <w:r w:rsidDel="00000000" w:rsidR="00000000" w:rsidRPr="00000000">
        <w:rPr>
          <w:rFonts w:ascii="Proxima Nova" w:cs="Proxima Nova" w:eastAsia="Proxima Nova" w:hAnsi="Proxima Nova"/>
          <w:b w:val="1"/>
          <w:bCs w:val="1"/>
          <w:color w:val="222222"/>
          <w:sz w:val="28"/>
          <w:szCs w:val="28"/>
          <w:rtl w:val="0"/>
        </w:rPr>
        <w:t xml:space="preserve">Research Report: Optimizing for Sticky Footer vs. USI</w:t>
      </w:r>
      <w:r w:rsidDel="00000000" w:rsidR="00000000" w:rsidRPr="00000000">
        <w:drawing>
          <wp:anchor allowOverlap="1" behindDoc="0" distB="57150" distT="57150" distL="57150" distR="57150" hidden="0" layoutInCell="1" locked="0" relativeHeight="0" simplePos="0">
            <wp:simplePos x="0" y="0"/>
            <wp:positionH relativeFrom="column">
              <wp:posOffset>-228599</wp:posOffset>
            </wp:positionH>
            <wp:positionV relativeFrom="paragraph">
              <wp:posOffset>57150</wp:posOffset>
            </wp:positionV>
            <wp:extent cx="538163" cy="316064"/>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8163" cy="316064"/>
                    </a:xfrm>
                    <a:prstGeom prst="rect"/>
                    <a:ln/>
                  </pic:spPr>
                </pic:pic>
              </a:graphicData>
            </a:graphic>
          </wp:anchor>
        </w:drawing>
      </w:r>
    </w:p>
    <w:p w:rsidR="00000000" w:rsidDel="00000000" w:rsidP="00000000" w:rsidRDefault="00000000" w:rsidRPr="00000000" w14:paraId="00000002">
      <w:pPr>
        <w:spacing w:line="276" w:lineRule="auto"/>
        <w:rPr>
          <w:rFonts w:ascii="Proxima Nova" w:cs="Proxima Nova" w:eastAsia="Proxima Nova" w:hAnsi="Proxima Nova"/>
          <w:b w:val="1"/>
          <w:bCs w:val="1"/>
          <w:color w:val="222222"/>
          <w:sz w:val="20"/>
          <w:szCs w:val="20"/>
          <w:u w:val="single"/>
        </w:rPr>
      </w:pPr>
      <w:r w:rsidDel="00000000" w:rsidR="00000000" w:rsidRPr="00000000">
        <w:rPr>
          <w:rFonts w:ascii="Proxima Nova" w:cs="Proxima Nova" w:eastAsia="Proxima Nova" w:hAnsi="Proxima Nova"/>
          <w:sz w:val="20"/>
          <w:szCs w:val="20"/>
          <w:rtl w:val="0"/>
        </w:rPr>
        <w:t xml:space="preserve">Nov 2024</w:t>
      </w:r>
      <w:r w:rsidDel="00000000" w:rsidR="00000000" w:rsidRPr="00000000">
        <w:rPr>
          <w:rFonts w:ascii="Proxima Nova" w:cs="Proxima Nova" w:eastAsia="Proxima Nova" w:hAnsi="Proxima Nova"/>
          <w:color w:val="222222"/>
          <w:sz w:val="20"/>
          <w:szCs w:val="20"/>
          <w:rtl w:val="0"/>
        </w:rPr>
        <w:t xml:space="preserve"> </w:t>
      </w:r>
      <w:r w:rsidDel="00000000" w:rsidR="00000000" w:rsidRPr="00000000">
        <w:rPr>
          <w:rFonts w:ascii="Proxima Nova" w:cs="Proxima Nova" w:eastAsia="Proxima Nova" w:hAnsi="Proxima Nova"/>
          <w:sz w:val="20"/>
          <w:szCs w:val="20"/>
          <w:rtl w:val="0"/>
        </w:rPr>
        <w:t xml:space="preserve">|  DRI: </w:t>
      </w:r>
      <w:hyperlink r:id="rId8">
        <w:r w:rsidDel="00000000" w:rsidR="00000000" w:rsidRPr="00000000">
          <w:rPr>
            <w:rFonts w:ascii="Proxima Nova" w:cs="Proxima Nova" w:eastAsia="Proxima Nova" w:hAnsi="Proxima Nova"/>
            <w:color w:val="0000ee"/>
            <w:sz w:val="20"/>
            <w:szCs w:val="20"/>
            <w:u w:val="single"/>
            <w:rtl w:val="0"/>
          </w:rPr>
          <w:t xml:space="preserve">Kelly Peterson</w:t>
        </w:r>
      </w:hyperlink>
      <w:r w:rsidDel="00000000" w:rsidR="00000000" w:rsidRPr="00000000">
        <w:rPr>
          <w:rFonts w:ascii="Proxima Nova" w:cs="Proxima Nova" w:eastAsia="Proxima Nova" w:hAnsi="Proxima Nova"/>
          <w:sz w:val="20"/>
          <w:szCs w:val="20"/>
          <w:rtl w:val="0"/>
        </w:rPr>
        <w:t xml:space="preserve"> Working Team: </w:t>
      </w:r>
      <w:hyperlink r:id="rId9">
        <w:r w:rsidDel="00000000" w:rsidR="00000000" w:rsidRPr="00000000">
          <w:rPr>
            <w:rFonts w:ascii="Proxima Nova" w:cs="Proxima Nova" w:eastAsia="Proxima Nova" w:hAnsi="Proxima Nova"/>
            <w:color w:val="0000ee"/>
            <w:sz w:val="20"/>
            <w:szCs w:val="20"/>
            <w:u w:val="single"/>
            <w:rtl w:val="0"/>
          </w:rPr>
          <w:t xml:space="preserve">Natalie Binns</w:t>
        </w:r>
      </w:hyperlink>
      <w:hyperlink r:id="rId10">
        <w:r w:rsidDel="00000000" w:rsidR="00000000" w:rsidRPr="00000000">
          <w:rPr>
            <w:rFonts w:ascii="Proxima Nova" w:cs="Proxima Nova" w:eastAsia="Proxima Nova" w:hAnsi="Proxima Nova"/>
            <w:color w:val="0000ee"/>
            <w:sz w:val="20"/>
            <w:szCs w:val="20"/>
            <w:u w:val="single"/>
            <w:rtl w:val="0"/>
          </w:rPr>
          <w:t xml:space="preserve">Joanne Le</w:t>
        </w:r>
      </w:hyperlink>
      <w:r w:rsidDel="00000000" w:rsidR="00000000" w:rsidRPr="00000000">
        <w:rPr>
          <w:rFonts w:ascii="Proxima Nova" w:cs="Proxima Nova" w:eastAsia="Proxima Nova" w:hAnsi="Proxima Nova"/>
          <w:sz w:val="20"/>
          <w:szCs w:val="20"/>
          <w:rtl w:val="0"/>
        </w:rPr>
        <w:t xml:space="preserve"> </w:t>
      </w:r>
      <w:hyperlink r:id="rId11">
        <w:r w:rsidDel="00000000" w:rsidR="00000000" w:rsidRPr="00000000">
          <w:rPr>
            <w:rFonts w:ascii="Proxima Nova" w:cs="Proxima Nova" w:eastAsia="Proxima Nova" w:hAnsi="Proxima Nova"/>
            <w:color w:val="1155cc"/>
            <w:sz w:val="20"/>
            <w:szCs w:val="20"/>
            <w:u w:val="single"/>
            <w:rtl w:val="0"/>
          </w:rPr>
          <w:t xml:space="preserve">Research Brief</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rFonts w:ascii="Proxima Nova" w:cs="Proxima Nova" w:eastAsia="Proxima Nova" w:hAnsi="Proxima Nova"/>
          <w:b w:val="1"/>
          <w:bCs w:val="1"/>
          <w:color w:val="222222"/>
          <w:sz w:val="24"/>
          <w:szCs w:val="24"/>
        </w:rPr>
      </w:pPr>
      <w:r w:rsidDel="00000000" w:rsidR="00000000" w:rsidRPr="00000000">
        <w:rPr>
          <w:rtl w:val="0"/>
        </w:rPr>
      </w:r>
    </w:p>
    <w:p w:rsidR="00000000" w:rsidDel="00000000" w:rsidP="00000000" w:rsidRDefault="00000000" w:rsidRPr="00000000" w14:paraId="00000004">
      <w:pPr>
        <w:pStyle w:val="Heading3"/>
        <w:spacing w:after="200" w:before="0" w:lineRule="auto"/>
        <w:rPr>
          <w:rFonts w:ascii="Proxima Nova" w:cs="Proxima Nova" w:eastAsia="Proxima Nova" w:hAnsi="Proxima Nova"/>
        </w:rPr>
      </w:pPr>
      <w:bookmarkStart w:colFirst="0" w:colLast="0" w:name="_n7k81svkak8g" w:id="0"/>
      <w:bookmarkEnd w:id="0"/>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Business Context: </w:t>
      </w:r>
      <w:r w:rsidDel="00000000" w:rsidR="00000000" w:rsidRPr="00000000">
        <w:rPr>
          <w:rFonts w:ascii="Proxima Nova" w:cs="Proxima Nova" w:eastAsia="Proxima Nova" w:hAnsi="Proxima Nova"/>
          <w:color w:val="000000"/>
          <w:sz w:val="22"/>
          <w:szCs w:val="22"/>
          <w:rtl w:val="0"/>
        </w:rPr>
        <w:t xml:space="preserve">The key goal of the USI within the store page is to make it easier for Cx to find all deals and available saving opportunities at each merchant. Prior to the USI, savings were scattered and store page banners were primarily an ad-placement that gave ENT a disproportionate advantage over SMBs because of their custom visuals. USI was designed to be simple, functional, focused on utility, allowing just the incentive to be communicated rather than engaging banner-like visuals</w:t>
      </w: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05">
      <w:pPr>
        <w:pStyle w:val="Heading3"/>
        <w:spacing w:after="200" w:before="0" w:lineRule="auto"/>
        <w:rPr>
          <w:rFonts w:ascii="Proxima Nova" w:cs="Proxima Nova" w:eastAsia="Proxima Nova" w:hAnsi="Proxima Nova"/>
          <w:b w:val="1"/>
          <w:bCs w:val="1"/>
          <w:color w:val="000000"/>
          <w:sz w:val="24"/>
          <w:szCs w:val="24"/>
        </w:rPr>
      </w:pPr>
      <w:bookmarkStart w:colFirst="0" w:colLast="0" w:name="_lpiptx8mmylt" w:id="1"/>
      <w:bookmarkEnd w:id="1"/>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Research </w:t>
      </w:r>
      <w:r w:rsidDel="00000000" w:rsidR="00000000" w:rsidRPr="00000000">
        <w:rPr>
          <w:rFonts w:ascii="Proxima Nova" w:cs="Proxima Nova" w:eastAsia="Proxima Nova" w:hAnsi="Proxima Nova"/>
          <w:b w:val="1"/>
          <w:bCs w:val="1"/>
          <w:color w:val="000000"/>
          <w:sz w:val="24"/>
          <w:szCs w:val="24"/>
          <w:rtl w:val="0"/>
        </w:rPr>
        <w:t xml:space="preserve">Approach</w:t>
      </w:r>
      <w:r w:rsidDel="00000000" w:rsidR="00000000" w:rsidRPr="00000000">
        <w:rPr>
          <w:rFonts w:ascii="Proxima Nova" w:cs="Proxima Nova" w:eastAsia="Proxima Nova" w:hAnsi="Proxima Nova"/>
          <w:b w:val="1"/>
          <w:bCs w:val="1"/>
          <w:color w:val="000000"/>
          <w:sz w:val="24"/>
          <w:szCs w:val="24"/>
          <w:rtl w:val="0"/>
        </w:rPr>
        <w:t xml:space="preserve">:</w:t>
      </w:r>
    </w:p>
    <w:p w:rsidR="00000000" w:rsidDel="00000000" w:rsidP="00000000" w:rsidRDefault="00000000" w:rsidRPr="00000000" w14:paraId="00000006">
      <w:pPr>
        <w:ind w:left="0" w:firstLine="0"/>
        <w:rPr>
          <w:rFonts w:ascii="Proxima Nova" w:cs="Proxima Nova" w:eastAsia="Proxima Nova" w:hAnsi="Proxima Nova"/>
        </w:rPr>
      </w:pPr>
      <w:r w:rsidDel="00000000" w:rsidR="00000000" w:rsidRPr="00000000">
        <w:rPr>
          <w:rFonts w:ascii="Proxima Nova" w:cs="Proxima Nova" w:eastAsia="Proxima Nova" w:hAnsi="Proxima Nova"/>
          <w:b w:val="1"/>
          <w:bCs w:val="1"/>
          <w:i w:val="1"/>
          <w:iCs w:val="1"/>
          <w:rtl w:val="0"/>
        </w:rPr>
        <w:t xml:space="preserve">This research report covers Phase I of the proposed research project.</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 In this phase we spoke with </w:t>
      </w:r>
      <w:commentRangeStart w:id="0"/>
      <w:commentRangeStart w:id="1"/>
      <w:r w:rsidDel="00000000" w:rsidR="00000000" w:rsidRPr="00000000">
        <w:rPr>
          <w:rFonts w:ascii="Proxima Nova" w:cs="Proxima Nova" w:eastAsia="Proxima Nova" w:hAnsi="Proxima Nova"/>
          <w:rtl w:val="0"/>
        </w:rPr>
        <w:t xml:space="preserve">6 Cx across deal seeking personas</w:t>
      </w:r>
      <w:commentRangeEnd w:id="0"/>
      <w:r w:rsidDel="00000000" w:rsidR="00000000" w:rsidRPr="00000000">
        <w:commentReference w:id="0"/>
      </w:r>
      <w:commentRangeEnd w:id="1"/>
      <w:r w:rsidDel="00000000" w:rsidR="00000000" w:rsidRPr="00000000">
        <w:commentReference w:id="1"/>
      </w:r>
      <w:r w:rsidDel="00000000" w:rsidR="00000000" w:rsidRPr="00000000">
        <w:rPr>
          <w:rFonts w:ascii="Proxima Nova" w:cs="Proxima Nova" w:eastAsia="Proxima Nova" w:hAnsi="Proxima Nova"/>
          <w:rtl w:val="0"/>
        </w:rPr>
        <w:t xml:space="preserve"> and DashPass status to identify their ideal locations for savings information.  We used the following </w:t>
      </w:r>
      <w:hyperlink r:id="rId12">
        <w:r w:rsidDel="00000000" w:rsidR="00000000" w:rsidRPr="00000000">
          <w:rPr>
            <w:rFonts w:ascii="Proxima Nova" w:cs="Proxima Nova" w:eastAsia="Proxima Nova" w:hAnsi="Proxima Nova"/>
            <w:color w:val="1155cc"/>
            <w:u w:val="single"/>
            <w:rtl w:val="0"/>
          </w:rPr>
          <w:t xml:space="preserve">template</w:t>
        </w:r>
      </w:hyperlink>
      <w:r w:rsidDel="00000000" w:rsidR="00000000" w:rsidRPr="00000000">
        <w:rPr>
          <w:rFonts w:ascii="Proxima Nova" w:cs="Proxima Nova" w:eastAsia="Proxima Nova" w:hAnsi="Proxima Nova"/>
          <w:rtl w:val="0"/>
        </w:rPr>
        <w:t xml:space="preserve"> for discussion and probed on the following different types of saving content.</w:t>
      </w:r>
    </w:p>
    <w:p w:rsidR="00000000" w:rsidDel="00000000" w:rsidP="00000000" w:rsidRDefault="00000000" w:rsidRPr="00000000" w14:paraId="00000007">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08">
      <w:pPr>
        <w:rPr>
          <w:rFonts w:ascii="Proxima Nova" w:cs="Proxima Nova" w:eastAsia="Proxima Nova" w:hAnsi="Proxima Nova"/>
          <w:b w:val="1"/>
          <w:bCs w:val="1"/>
          <w:u w:val="single"/>
        </w:rPr>
      </w:pPr>
      <w:r w:rsidDel="00000000" w:rsidR="00000000" w:rsidRPr="00000000">
        <w:rPr>
          <w:rFonts w:ascii="Proxima Nova" w:cs="Proxima Nova" w:eastAsia="Proxima Nova" w:hAnsi="Proxima Nova"/>
          <w:b w:val="1"/>
          <w:bCs w:val="1"/>
          <w:u w:val="single"/>
          <w:rtl w:val="0"/>
        </w:rPr>
        <w:t xml:space="preserve">Content:</w:t>
      </w:r>
    </w:p>
    <w:p w:rsidR="00000000" w:rsidDel="00000000" w:rsidP="00000000" w:rsidRDefault="00000000" w:rsidRPr="00000000" w14:paraId="00000009">
      <w:pPr>
        <w:numPr>
          <w:ilvl w:val="0"/>
          <w:numId w:val="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Site wide promotions</w:t>
      </w:r>
    </w:p>
    <w:p w:rsidR="00000000" w:rsidDel="00000000" w:rsidP="00000000" w:rsidRDefault="00000000" w:rsidRPr="00000000" w14:paraId="0000000A">
      <w:pPr>
        <w:numPr>
          <w:ilvl w:val="0"/>
          <w:numId w:val="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Mx-specific promotions</w:t>
      </w:r>
    </w:p>
    <w:p w:rsidR="00000000" w:rsidDel="00000000" w:rsidP="00000000" w:rsidRDefault="00000000" w:rsidRPr="00000000" w14:paraId="0000000B">
      <w:pPr>
        <w:numPr>
          <w:ilvl w:val="0"/>
          <w:numId w:val="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BOGO</w:t>
      </w:r>
    </w:p>
    <w:p w:rsidR="00000000" w:rsidDel="00000000" w:rsidP="00000000" w:rsidRDefault="00000000" w:rsidRPr="00000000" w14:paraId="0000000C">
      <w:pPr>
        <w:numPr>
          <w:ilvl w:val="0"/>
          <w:numId w:val="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Earned rewards/rewards progress</w:t>
      </w:r>
    </w:p>
    <w:p w:rsidR="00000000" w:rsidDel="00000000" w:rsidP="00000000" w:rsidRDefault="00000000" w:rsidRPr="00000000" w14:paraId="0000000D">
      <w:pPr>
        <w:numPr>
          <w:ilvl w:val="0"/>
          <w:numId w:val="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DD credits</w:t>
      </w:r>
    </w:p>
    <w:p w:rsidR="00000000" w:rsidDel="00000000" w:rsidP="00000000" w:rsidRDefault="00000000" w:rsidRPr="00000000" w14:paraId="0000000E">
      <w:pPr>
        <w:numPr>
          <w:ilvl w:val="0"/>
          <w:numId w:val="6"/>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DashPass benefits</w:t>
      </w:r>
    </w:p>
    <w:p w:rsidR="00000000" w:rsidDel="00000000" w:rsidP="00000000" w:rsidRDefault="00000000" w:rsidRPr="00000000" w14:paraId="0000000F">
      <w:pPr>
        <w:numPr>
          <w:ilvl w:val="1"/>
          <w:numId w:val="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DD-wide Saving-Tokens (need to include description)</w:t>
      </w:r>
    </w:p>
    <w:p w:rsidR="00000000" w:rsidDel="00000000" w:rsidP="00000000" w:rsidRDefault="00000000" w:rsidRPr="00000000" w14:paraId="00000010">
      <w:pPr>
        <w:numPr>
          <w:ilvl w:val="1"/>
          <w:numId w:val="6"/>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Non-savings related benefits (Dashpass exclusive items)</w:t>
      </w:r>
    </w:p>
    <w:p w:rsidR="00000000" w:rsidDel="00000000" w:rsidP="00000000" w:rsidRDefault="00000000" w:rsidRPr="00000000" w14:paraId="0000001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2">
      <w:pPr>
        <w:rPr>
          <w:rFonts w:ascii="Proxima Nova" w:cs="Proxima Nova" w:eastAsia="Proxima Nova" w:hAnsi="Proxima Nova"/>
        </w:rPr>
      </w:pPr>
      <w:r w:rsidDel="00000000" w:rsidR="00000000" w:rsidRPr="00000000">
        <w:rPr>
          <w:rFonts w:ascii="Proxima Nova" w:cs="Proxima Nova" w:eastAsia="Proxima Nova" w:hAnsi="Proxima Nova"/>
          <w:b w:val="1"/>
          <w:bCs w:val="1"/>
          <w:i w:val="1"/>
          <w:iCs w:val="1"/>
          <w:rtl w:val="0"/>
        </w:rPr>
        <w:t xml:space="preserve">The information identified in this phase of research will be used to fuel a second phase of research</w:t>
      </w:r>
      <w:r w:rsidDel="00000000" w:rsidR="00000000" w:rsidRPr="00000000">
        <w:rPr>
          <w:rFonts w:ascii="Proxima Nova" w:cs="Proxima Nova" w:eastAsia="Proxima Nova" w:hAnsi="Proxima Nova"/>
          <w:rtl w:val="0"/>
        </w:rPr>
        <w:t xml:space="preserve"> run by </w:t>
      </w:r>
      <w:hyperlink r:id="rId13">
        <w:r w:rsidDel="00000000" w:rsidR="00000000" w:rsidRPr="00000000">
          <w:rPr>
            <w:rFonts w:ascii="Proxima Nova" w:cs="Proxima Nova" w:eastAsia="Proxima Nova" w:hAnsi="Proxima Nova"/>
            <w:color w:val="0000ee"/>
            <w:u w:val="single"/>
            <w:rtl w:val="0"/>
          </w:rPr>
          <w:t xml:space="preserve">Grace Fletcher De Niear</w:t>
        </w:r>
      </w:hyperlink>
      <w:r w:rsidDel="00000000" w:rsidR="00000000" w:rsidRPr="00000000">
        <w:rPr>
          <w:rFonts w:ascii="Proxima Nova" w:cs="Proxima Nova" w:eastAsia="Proxima Nova" w:hAnsi="Proxima Nova"/>
          <w:rtl w:val="0"/>
        </w:rPr>
        <w:t xml:space="preserve"> where Cx </w:t>
      </w:r>
      <w:r w:rsidDel="00000000" w:rsidR="00000000" w:rsidRPr="00000000">
        <w:rPr>
          <w:rFonts w:ascii="Proxima Nova" w:cs="Proxima Nova" w:eastAsia="Proxima Nova" w:hAnsi="Proxima Nova"/>
          <w:rtl w:val="0"/>
        </w:rPr>
        <w:t xml:space="preserve">react</w:t>
      </w:r>
      <w:r w:rsidDel="00000000" w:rsidR="00000000" w:rsidRPr="00000000">
        <w:rPr>
          <w:rFonts w:ascii="Proxima Nova" w:cs="Proxima Nova" w:eastAsia="Proxima Nova" w:hAnsi="Proxima Nova"/>
          <w:rtl w:val="0"/>
        </w:rPr>
        <w:t xml:space="preserve"> to more concrete examples of how savings information could be broken down prior to going to experimentation.</w:t>
      </w:r>
    </w:p>
    <w:p w:rsidR="00000000" w:rsidDel="00000000" w:rsidP="00000000" w:rsidRDefault="00000000" w:rsidRPr="00000000" w14:paraId="00000013">
      <w:pPr>
        <w:pStyle w:val="Heading3"/>
        <w:spacing w:after="200" w:before="0" w:line="240" w:lineRule="auto"/>
        <w:rPr>
          <w:rFonts w:ascii="Proxima Nova" w:cs="Proxima Nova" w:eastAsia="Proxima Nova" w:hAnsi="Proxima Nova"/>
          <w:b w:val="1"/>
          <w:bCs w:val="1"/>
          <w:color w:val="ff0000"/>
          <w:sz w:val="24"/>
          <w:szCs w:val="24"/>
        </w:rPr>
      </w:pPr>
      <w:bookmarkStart w:colFirst="0" w:colLast="0" w:name="_ypz9r08h0p0b" w:id="2"/>
      <w:bookmarkEnd w:id="2"/>
      <w:r w:rsidDel="00000000" w:rsidR="00000000" w:rsidRPr="00000000">
        <w:rPr>
          <w:rtl w:val="0"/>
        </w:rPr>
      </w:r>
    </w:p>
    <w:p w:rsidR="00000000" w:rsidDel="00000000" w:rsidP="00000000" w:rsidRDefault="00000000" w:rsidRPr="00000000" w14:paraId="00000014">
      <w:pPr>
        <w:pStyle w:val="Heading3"/>
        <w:spacing w:after="200" w:before="0" w:line="240" w:lineRule="auto"/>
        <w:rPr/>
      </w:pPr>
      <w:bookmarkStart w:colFirst="0" w:colLast="0" w:name="_hcekah9gosf8" w:id="3"/>
      <w:bookmarkEnd w:id="3"/>
      <w:r w:rsidDel="00000000" w:rsidR="00000000" w:rsidRPr="00000000">
        <w:rPr>
          <w:rFonts w:ascii="Proxima Nova" w:cs="Proxima Nova" w:eastAsia="Proxima Nova" w:hAnsi="Proxima Nova"/>
          <w:b w:val="1"/>
          <w:bCs w:val="1"/>
          <w:color w:val="ff0000"/>
          <w:sz w:val="24"/>
          <w:szCs w:val="24"/>
          <w:rtl w:val="0"/>
        </w:rPr>
        <w:t xml:space="preserve">| </w:t>
      </w:r>
      <w:commentRangeStart w:id="2"/>
      <w:r w:rsidDel="00000000" w:rsidR="00000000" w:rsidRPr="00000000">
        <w:rPr>
          <w:rFonts w:ascii="Proxima Nova" w:cs="Proxima Nova" w:eastAsia="Proxima Nova" w:hAnsi="Proxima Nova"/>
          <w:b w:val="1"/>
          <w:bCs w:val="1"/>
          <w:color w:val="000000"/>
          <w:sz w:val="24"/>
          <w:szCs w:val="24"/>
          <w:rtl w:val="0"/>
        </w:rPr>
        <w:t xml:space="preserve">TLDR</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5">
      <w:pPr>
        <w:rPr>
          <w:rFonts w:ascii="Proxima Nova" w:cs="Proxima Nova" w:eastAsia="Proxima Nova" w:hAnsi="Proxima Nova"/>
          <w:b w:val="1"/>
          <w:bCs w:val="1"/>
          <w:color w:val="ff0000"/>
        </w:rPr>
      </w:pPr>
      <w:r w:rsidDel="00000000" w:rsidR="00000000" w:rsidRPr="00000000">
        <w:rPr>
          <w:rFonts w:ascii="Proxima Nova" w:cs="Proxima Nova" w:eastAsia="Proxima Nova" w:hAnsi="Proxima Nova"/>
          <w:b w:val="1"/>
          <w:bCs w:val="1"/>
          <w:color w:val="ff0000"/>
          <w:rtl w:val="0"/>
        </w:rPr>
        <w:t xml:space="preserve">What are some “principles” around savings information that we can hypothesize based on Cx responses?</w:t>
      </w:r>
    </w:p>
    <w:p w:rsidR="00000000" w:rsidDel="00000000" w:rsidP="00000000" w:rsidRDefault="00000000" w:rsidRPr="00000000" w14:paraId="00000016">
      <w:pPr>
        <w:rPr>
          <w:rFonts w:ascii="Proxima Nova" w:cs="Proxima Nova" w:eastAsia="Proxima Nova" w:hAnsi="Proxima Nova"/>
          <w:b w:val="1"/>
          <w:bCs w:val="1"/>
          <w:color w:val="ff0000"/>
        </w:rPr>
      </w:pPr>
      <w:r w:rsidDel="00000000" w:rsidR="00000000" w:rsidRPr="00000000">
        <w:rPr>
          <w:rtl w:val="0"/>
        </w:rPr>
      </w:r>
    </w:p>
    <w:p w:rsidR="00000000" w:rsidDel="00000000" w:rsidP="00000000" w:rsidRDefault="00000000" w:rsidRPr="00000000" w14:paraId="00000017">
      <w:pPr>
        <w:numPr>
          <w:ilvl w:val="0"/>
          <w:numId w:val="3"/>
        </w:numPr>
        <w:spacing w:after="2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Only high value savings information, coaching for promotions, or critical monetary information should “pop-up” to Cx (especially on the home page) </w:t>
      </w:r>
      <w:commentRangeStart w:id="3"/>
      <w:commentRangeStart w:id="4"/>
      <w:r w:rsidDel="00000000" w:rsidR="00000000" w:rsidRPr="00000000">
        <w:rPr>
          <w:rFonts w:ascii="Proxima Nova" w:cs="Proxima Nova" w:eastAsia="Proxima Nova" w:hAnsi="Proxima Nova"/>
          <w:rtl w:val="0"/>
        </w:rPr>
        <w:t xml:space="preserve"> Sticky footers should not be used for the same type of communications as the USI or banners or else it becomes too annoying for Cx.</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8">
      <w:pPr>
        <w:numPr>
          <w:ilvl w:val="0"/>
          <w:numId w:val="3"/>
        </w:numPr>
        <w:spacing w:after="200" w:before="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Sticky footers become useless when information that isn’t pertinent to their ordering experience shows up.   We must be picky, we must personalize.  </w:t>
      </w:r>
    </w:p>
    <w:p w:rsidR="00000000" w:rsidDel="00000000" w:rsidP="00000000" w:rsidRDefault="00000000" w:rsidRPr="00000000" w14:paraId="00000019">
      <w:pPr>
        <w:numPr>
          <w:ilvl w:val="0"/>
          <w:numId w:val="3"/>
        </w:numPr>
        <w:spacing w:after="200" w:before="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Cx should</w:t>
      </w:r>
      <w:r w:rsidDel="00000000" w:rsidR="00000000" w:rsidRPr="00000000">
        <w:rPr>
          <w:rFonts w:ascii="Proxima Nova" w:cs="Proxima Nova" w:eastAsia="Proxima Nova" w:hAnsi="Proxima Nova"/>
          <w:rtl w:val="0"/>
        </w:rPr>
        <w:t xml:space="preserve"> be able to control savings that are essentially money.  If Cx have access to r</w:t>
      </w:r>
      <w:commentRangeStart w:id="5"/>
      <w:commentRangeStart w:id="6"/>
      <w:commentRangeStart w:id="7"/>
      <w:commentRangeStart w:id="8"/>
      <w:r w:rsidDel="00000000" w:rsidR="00000000" w:rsidRPr="00000000">
        <w:rPr>
          <w:rFonts w:ascii="Proxima Nova" w:cs="Proxima Nova" w:eastAsia="Proxima Nova" w:hAnsi="Proxima Nova"/>
          <w:rtl w:val="0"/>
        </w:rPr>
        <w:t xml:space="preserve">ewards, credits, gift cards or tokens Cx feel that they should control when and how they are used. </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1A">
      <w:pPr>
        <w:numPr>
          <w:ilvl w:val="0"/>
          <w:numId w:val="3"/>
        </w:numPr>
        <w:spacing w:after="200" w:before="0" w:lineRule="auto"/>
        <w:ind w:left="720" w:hanging="360"/>
        <w:rPr>
          <w:ins w:author="Grace Fletcher De Niear" w:id="0" w:date="2024-12-06T19:37:02Z"/>
          <w:rFonts w:ascii="Proxima Nova" w:cs="Proxima Nova" w:eastAsia="Proxima Nova" w:hAnsi="Proxima Nova"/>
        </w:rPr>
      </w:pPr>
      <w:r w:rsidDel="00000000" w:rsidR="00000000" w:rsidRPr="00000000">
        <w:rPr>
          <w:rFonts w:ascii="Proxima Nova" w:cs="Proxima Nova" w:eastAsia="Proxima Nova" w:hAnsi="Proxima Nova"/>
          <w:rtl w:val="0"/>
        </w:rPr>
        <w:t xml:space="preserve">Discounts should be auto applied for the most part.  Cx are concerned about missing out, if a savings opportunity does not come in the form of a credit/reward then it should be auto applied at checkout.  Half of Cx are open to the idea of having to click to apply a promo to your cart but feel it primarily makes sense when promo codes are involved.</w:t>
      </w:r>
      <w:ins w:author="Grace Fletcher De Niear" w:id="0" w:date="2024-12-06T19:37:02Z">
        <w:r w:rsidDel="00000000" w:rsidR="00000000" w:rsidRPr="00000000">
          <w:rPr>
            <w:rtl w:val="0"/>
          </w:rPr>
        </w:r>
      </w:ins>
    </w:p>
    <w:p w:rsidR="00000000" w:rsidDel="00000000" w:rsidP="00000000" w:rsidRDefault="00000000" w:rsidRPr="00000000" w14:paraId="0000001B">
      <w:pPr>
        <w:spacing w:after="200" w:lineRule="auto"/>
        <w:rPr>
          <w:ins w:author="Grace Fletcher De Niear" w:id="0" w:date="2024-12-06T19:37:02Z"/>
          <w:rFonts w:ascii="Proxima Nova" w:cs="Proxima Nova" w:eastAsia="Proxima Nova" w:hAnsi="Proxima Nova"/>
          <w:b w:val="1"/>
          <w:bCs w:val="1"/>
          <w:rPrChange w:author="Grace Fletcher De Niear" w:id="1" w:date="2024-12-06T19:37:02Z">
            <w:rPr>
              <w:rFonts w:ascii="Proxima Nova" w:cs="Proxima Nova" w:eastAsia="Proxima Nova" w:hAnsi="Proxima Nova"/>
            </w:rPr>
          </w:rPrChange>
        </w:rPr>
      </w:pPr>
      <w:ins w:author="Grace Fletcher De Niear" w:id="0" w:date="2024-12-06T19:37:02Z">
        <w:r w:rsidDel="00000000" w:rsidR="00000000" w:rsidRPr="00000000">
          <w:rPr>
            <w:rFonts w:ascii="Proxima Nova" w:cs="Proxima Nova" w:eastAsia="Proxima Nova" w:hAnsi="Proxima Nova"/>
            <w:i w:val="1"/>
            <w:iCs w:val="1"/>
            <w:rtl w:val="0"/>
            <w:rPrChange w:author="Grace Fletcher De Niear" w:id="1" w:date="2024-12-06T19:37:02Z">
              <w:rPr>
                <w:rFonts w:ascii="Proxima Nova" w:cs="Proxima Nova" w:eastAsia="Proxima Nova" w:hAnsi="Proxima Nova"/>
              </w:rPr>
            </w:rPrChange>
          </w:rPr>
          <w:t xml:space="preserve">example for #3 and #4 above </w:t>
        </w:r>
        <w:r w:rsidDel="00000000" w:rsidR="00000000" w:rsidRPr="00000000">
          <w:rPr>
            <w:rtl w:val="0"/>
          </w:rPr>
        </w:r>
      </w:ins>
    </w:p>
    <w:p w:rsidR="00000000" w:rsidDel="00000000" w:rsidP="00000000" w:rsidRDefault="00000000" w:rsidRPr="00000000" w14:paraId="0000001C">
      <w:pPr>
        <w:spacing w:after="200" w:before="0" w:lineRule="auto"/>
        <w:rPr>
          <w:rFonts w:ascii="Arial" w:cs="Arial" w:eastAsia="Arial" w:hAnsi="Arial"/>
          <w:b w:val="0"/>
          <w:bCs w:val="0"/>
          <w:i w:val="0"/>
          <w:iCs w:val="0"/>
          <w:smallCaps w:val="0"/>
          <w:strike w:val="0"/>
          <w:color w:val="000000"/>
          <w:sz w:val="22"/>
          <w:szCs w:val="22"/>
          <w:u w:val="none"/>
          <w:shd w:fill="auto" w:val="clear"/>
          <w:vertAlign w:val="baseline"/>
          <w:rPrChange w:author="Grace Fletcher De Niear" w:id="1" w:date="2024-12-06T19:37:02Z">
            <w:rPr>
              <w:rFonts w:ascii="Proxima Nova" w:cs="Proxima Nova" w:eastAsia="Proxima Nova" w:hAnsi="Proxima Nova"/>
            </w:rPr>
          </w:rPrChange>
        </w:rPr>
        <w:pPrChange w:author="Grace Fletcher De Niear" w:id="0" w:date="2024-12-06T19:37:02Z">
          <w:pPr>
            <w:numPr>
              <w:ilvl w:val="0"/>
              <w:numId w:val="3"/>
            </w:numPr>
            <w:spacing w:after="200" w:before="0" w:lineRule="auto"/>
            <w:ind w:left="720" w:hanging="360"/>
          </w:pPr>
        </w:pPrChange>
      </w:pPr>
      <w:ins w:author="Grace Fletcher De Niear" w:id="0" w:date="2024-12-06T19:37:02Z">
        <w:r w:rsidDel="00000000" w:rsidR="00000000" w:rsidRPr="00000000">
          <w:rPr>
            <w:rFonts w:ascii="Proxima Nova" w:cs="Proxima Nova" w:eastAsia="Proxima Nova" w:hAnsi="Proxima Nova"/>
            <w:rtl w:val="0"/>
          </w:rPr>
          <w:t xml:space="preserve">⭐</w:t>
        </w:r>
        <w:r w:rsidDel="00000000" w:rsidR="00000000" w:rsidRPr="00000000">
          <w:fldChar w:fldCharType="begin"/>
        </w:r>
        <w:r w:rsidDel="00000000" w:rsidR="00000000" w:rsidRPr="00000000">
          <w:instrText xml:space="preserve">HYPERLINK "https://drive.google.com/file/d/1EeIF6e5AHphCFF4Wlir6Pd_g_FHHtzYt/view?usp=sharing"</w:instrText>
        </w:r>
        <w:r w:rsidDel="00000000" w:rsidR="00000000" w:rsidRPr="00000000">
          <w:fldChar w:fldCharType="separate"/>
        </w:r>
        <w:r w:rsidDel="00000000" w:rsidR="00000000" w:rsidRPr="00000000">
          <w:rPr>
            <w:rFonts w:ascii="Proxima Nova" w:cs="Proxima Nova" w:eastAsia="Proxima Nova" w:hAnsi="Proxima Nova"/>
            <w:color w:val="0000ee"/>
            <w:u w:val="single"/>
            <w:rtl w:val="0"/>
          </w:rPr>
          <w:t xml:space="preserve">Autoapply_vs_Control.mp4</w:t>
        </w:r>
        <w:r w:rsidDel="00000000" w:rsidR="00000000" w:rsidRPr="00000000">
          <w:fldChar w:fldCharType="end"/>
        </w:r>
        <w:r w:rsidDel="00000000" w:rsidR="00000000" w:rsidRPr="00000000">
          <w:rPr>
            <w:rFonts w:ascii="Proxima Nova" w:cs="Proxima Nova" w:eastAsia="Proxima Nova" w:hAnsi="Proxima Nova"/>
            <w:rtl w:val="0"/>
          </w:rPr>
          <w:t xml:space="preserve"> ⭐ </w:t>
        </w:r>
      </w:ins>
      <w:r w:rsidDel="00000000" w:rsidR="00000000" w:rsidRPr="00000000">
        <w:rPr>
          <w:rtl w:val="0"/>
        </w:rPr>
      </w:r>
    </w:p>
    <w:p w:rsidR="00000000" w:rsidDel="00000000" w:rsidP="00000000" w:rsidRDefault="00000000" w:rsidRPr="00000000" w14:paraId="0000001D">
      <w:pPr>
        <w:numPr>
          <w:ilvl w:val="0"/>
          <w:numId w:val="3"/>
        </w:numPr>
        <w:spacing w:after="200" w:before="0" w:lineRule="auto"/>
        <w:ind w:left="720" w:hanging="360"/>
        <w:rPr>
          <w:ins w:author="Grace Fletcher De Niear" w:id="3" w:date="2024-12-06T19:52:14Z"/>
          <w:rFonts w:ascii="Proxima Nova" w:cs="Proxima Nova" w:eastAsia="Proxima Nova" w:hAnsi="Proxima Nova"/>
        </w:rPr>
      </w:pPr>
      <w:r w:rsidDel="00000000" w:rsidR="00000000" w:rsidRPr="00000000">
        <w:rPr>
          <w:rFonts w:ascii="Proxima Nova" w:cs="Proxima Nova" w:eastAsia="Proxima Nova" w:hAnsi="Proxima Nova"/>
          <w:rtl w:val="0"/>
        </w:rPr>
        <w:t xml:space="preserve">The homepage is for deal discovery.  </w:t>
      </w:r>
      <w:commentRangeStart w:id="9"/>
      <w:commentRangeStart w:id="10"/>
      <w:r w:rsidDel="00000000" w:rsidR="00000000" w:rsidRPr="00000000">
        <w:rPr>
          <w:rFonts w:ascii="Proxima Nova" w:cs="Proxima Nova" w:eastAsia="Proxima Nova" w:hAnsi="Proxima Nova"/>
          <w:rtl w:val="0"/>
        </w:rPr>
        <w:t xml:space="preserve">High value savings opportunities, credits, site wide promotions and unlocked rewards should be on the homepage for Cx to find quickly once opening the app</w:t>
      </w:r>
      <w:commentRangeEnd w:id="9"/>
      <w:r w:rsidDel="00000000" w:rsidR="00000000" w:rsidRPr="00000000">
        <w:commentReference w:id="9"/>
      </w:r>
      <w:commentRangeEnd w:id="10"/>
      <w:r w:rsidDel="00000000" w:rsidR="00000000" w:rsidRPr="00000000">
        <w:commentReference w:id="10"/>
      </w:r>
      <w:r w:rsidDel="00000000" w:rsidR="00000000" w:rsidRPr="00000000">
        <w:rPr>
          <w:rFonts w:ascii="Proxima Nova" w:cs="Proxima Nova" w:eastAsia="Proxima Nova" w:hAnsi="Proxima Nova"/>
          <w:rtl w:val="0"/>
        </w:rPr>
        <w:t xml:space="preserve">.  The banner location makes sense for this information</w:t>
      </w:r>
      <w:commentRangeStart w:id="11"/>
      <w:commentRangeStart w:id="12"/>
      <w:r w:rsidDel="00000000" w:rsidR="00000000" w:rsidRPr="00000000">
        <w:rPr>
          <w:rFonts w:ascii="Proxima Nova" w:cs="Proxima Nova" w:eastAsia="Proxima Nova" w:hAnsi="Proxima Nova"/>
          <w:rtl w:val="0"/>
        </w:rPr>
        <w:t xml:space="preserve">, but the banner format may not always work.. </w:t>
      </w:r>
      <w:commentRangeEnd w:id="11"/>
      <w:r w:rsidDel="00000000" w:rsidR="00000000" w:rsidRPr="00000000">
        <w:commentReference w:id="11"/>
      </w:r>
      <w:commentRangeEnd w:id="12"/>
      <w:r w:rsidDel="00000000" w:rsidR="00000000" w:rsidRPr="00000000">
        <w:commentReference w:id="12"/>
      </w:r>
      <w:r w:rsidDel="00000000" w:rsidR="00000000" w:rsidRPr="00000000">
        <w:rPr>
          <w:rFonts w:ascii="Proxima Nova" w:cs="Proxima Nova" w:eastAsia="Proxima Nova" w:hAnsi="Proxima Nova"/>
          <w:rtl w:val="0"/>
        </w:rPr>
        <w:t xml:space="preserve"> Personalization of what is shown here is critical for success.</w:t>
      </w:r>
      <w:ins w:author="Grace Fletcher De Niear" w:id="3" w:date="2024-12-06T19:52:14Z">
        <w:r w:rsidDel="00000000" w:rsidR="00000000" w:rsidRPr="00000000">
          <w:rPr>
            <w:rtl w:val="0"/>
          </w:rPr>
        </w:r>
      </w:ins>
    </w:p>
    <w:p w:rsidR="00000000" w:rsidDel="00000000" w:rsidP="00000000" w:rsidRDefault="00000000" w:rsidRPr="00000000" w14:paraId="0000001E">
      <w:pPr>
        <w:numPr>
          <w:ilvl w:val="0"/>
          <w:numId w:val="3"/>
        </w:numPr>
        <w:spacing w:after="200" w:lineRule="auto"/>
        <w:ind w:left="720" w:hanging="360"/>
        <w:rPr>
          <w:ins w:author="Grace Fletcher De Niear" w:id="3" w:date="2024-12-06T19:52:14Z"/>
          <w:rFonts w:ascii="Proxima Nova" w:cs="Proxima Nova" w:eastAsia="Proxima Nova" w:hAnsi="Proxima Nova"/>
        </w:rPr>
      </w:pPr>
      <w:ins w:author="Grace Fletcher De Niear" w:id="3" w:date="2024-12-06T19:52:14Z">
        <w:commentRangeStart w:id="13"/>
        <w:commentRangeStart w:id="14"/>
        <w:r w:rsidDel="00000000" w:rsidR="00000000" w:rsidRPr="00000000">
          <w:rPr>
            <w:rFonts w:ascii="Proxima Nova" w:cs="Proxima Nova" w:eastAsia="Proxima Nova" w:hAnsi="Proxima Nova"/>
            <w:rtl w:val="0"/>
            <w:rPrChange w:author="Grace Fletcher De Niear" w:id="4" w:date="2024-12-06T19:52:14Z">
              <w:rPr>
                <w:rFonts w:ascii="Proxima Nova" w:cs="Proxima Nova" w:eastAsia="Proxima Nova" w:hAnsi="Proxima Nova"/>
              </w:rPr>
            </w:rPrChange>
          </w:rPr>
          <w:t xml:space="preserve">Rewards should only intercept Cx when you are close to earning a reward or have a reward available.  Progress should otherwise live in an account type page (after initial education is completed)</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ins>
    </w:p>
    <w:p w:rsidR="00000000" w:rsidDel="00000000" w:rsidP="00000000" w:rsidRDefault="00000000" w:rsidRPr="00000000" w14:paraId="0000001F">
      <w:pPr>
        <w:spacing w:after="200" w:lineRule="auto"/>
        <w:rPr>
          <w:ins w:author="Grace Fletcher De Niear" w:id="3" w:date="2024-12-06T19:52:14Z"/>
          <w:rFonts w:ascii="Proxima Nova" w:cs="Proxima Nova" w:eastAsia="Proxima Nova" w:hAnsi="Proxima Nova"/>
          <w:rPrChange w:author="Grace Fletcher De Niear" w:id="4" w:date="2024-12-06T19:52:14Z">
            <w:rPr>
              <w:rFonts w:ascii="Proxima Nova" w:cs="Proxima Nova" w:eastAsia="Proxima Nova" w:hAnsi="Proxima Nova"/>
            </w:rPr>
          </w:rPrChange>
        </w:rPr>
      </w:pPr>
      <w:ins w:author="Grace Fletcher De Niear" w:id="3" w:date="2024-12-06T19:52:14Z">
        <w:r w:rsidDel="00000000" w:rsidR="00000000" w:rsidRPr="00000000">
          <w:rPr>
            <w:rFonts w:ascii="Proxima Nova" w:cs="Proxima Nova" w:eastAsia="Proxima Nova" w:hAnsi="Proxima Nova"/>
            <w:rtl w:val="0"/>
            <w:rPrChange w:author="Grace Fletcher De Niear" w:id="4" w:date="2024-12-06T19:52:14Z">
              <w:rPr>
                <w:rFonts w:ascii="Proxima Nova" w:cs="Proxima Nova" w:eastAsia="Proxima Nova" w:hAnsi="Proxima Nova"/>
              </w:rPr>
            </w:rPrChange>
          </w:rPr>
          <w:t xml:space="preserve">example for #5 and #6 above </w:t>
        </w:r>
      </w:ins>
    </w:p>
    <w:p w:rsidR="00000000" w:rsidDel="00000000" w:rsidP="00000000" w:rsidRDefault="00000000" w:rsidRPr="00000000" w14:paraId="00000020">
      <w:pPr>
        <w:spacing w:after="200" w:lineRule="auto"/>
        <w:ind w:left="0" w:firstLine="0"/>
        <w:rPr>
          <w:ins w:author="Grace Fletcher De Niear" w:id="3" w:date="2024-12-06T19:52:14Z"/>
          <w:rFonts w:ascii="Proxima Nova" w:cs="Proxima Nova" w:eastAsia="Proxima Nova" w:hAnsi="Proxima Nova"/>
          <w:rPrChange w:author="Grace Fletcher De Niear" w:id="4" w:date="2024-12-06T19:52:14Z">
            <w:rPr>
              <w:rFonts w:ascii="Proxima Nova" w:cs="Proxima Nova" w:eastAsia="Proxima Nova" w:hAnsi="Proxima Nova"/>
            </w:rPr>
          </w:rPrChange>
        </w:rPr>
      </w:pPr>
      <w:ins w:author="Grace Fletcher De Niear" w:id="3" w:date="2024-12-06T19:52:14Z">
        <w:r w:rsidDel="00000000" w:rsidR="00000000" w:rsidRPr="00000000">
          <w:rPr>
            <w:rFonts w:ascii="Proxima Nova" w:cs="Proxima Nova" w:eastAsia="Proxima Nova" w:hAnsi="Proxima Nova"/>
            <w:rtl w:val="0"/>
            <w:rPrChange w:author="Grace Fletcher De Niear" w:id="4" w:date="2024-12-06T19:52:14Z">
              <w:rPr>
                <w:rFonts w:ascii="Proxima Nova" w:cs="Proxima Nova" w:eastAsia="Proxima Nova" w:hAnsi="Proxima Nova"/>
              </w:rPr>
            </w:rPrChange>
          </w:rPr>
          <w:t xml:space="preserve">⭐ </w:t>
        </w:r>
        <w:r w:rsidDel="00000000" w:rsidR="00000000" w:rsidRPr="00000000">
          <w:fldChar w:fldCharType="begin"/>
        </w:r>
        <w:r w:rsidDel="00000000" w:rsidR="00000000" w:rsidRPr="00000000">
          <w:instrText xml:space="preserve">HYPERLINK "https://drive.google.com/file/d/1mQI4znAxhgeU6z5OwVxESBwubifZ0BZt/view?usp=sharing"</w:instrText>
        </w:r>
        <w:r w:rsidDel="00000000" w:rsidR="00000000" w:rsidRPr="00000000">
          <w:fldChar w:fldCharType="separate"/>
        </w:r>
        <w:r w:rsidDel="00000000" w:rsidR="00000000" w:rsidRPr="00000000">
          <w:rPr>
            <w:rFonts w:ascii="Proxima Nova" w:cs="Proxima Nova" w:eastAsia="Proxima Nova" w:hAnsi="Proxima Nova"/>
            <w:rtl w:val="0"/>
            <w:rPrChange w:author="Grace Fletcher De Niear" w:id="4" w:date="2024-12-06T19:52:14Z">
              <w:rPr>
                <w:rFonts w:ascii="Proxima Nova" w:cs="Proxima Nova" w:eastAsia="Proxima Nova" w:hAnsi="Proxima Nova"/>
                <w:color w:val="0000ee"/>
                <w:u w:val="single"/>
              </w:rPr>
            </w:rPrChange>
          </w:rPr>
          <w:t xml:space="preserve">Rewards Progress NOT on homepage.mp4</w:t>
        </w:r>
        <w:r w:rsidDel="00000000" w:rsidR="00000000" w:rsidRPr="00000000">
          <w:fldChar w:fldCharType="end"/>
        </w:r>
        <w:r w:rsidDel="00000000" w:rsidR="00000000" w:rsidRPr="00000000">
          <w:rPr>
            <w:rFonts w:ascii="Proxima Nova" w:cs="Proxima Nova" w:eastAsia="Proxima Nova" w:hAnsi="Proxima Nova"/>
            <w:rtl w:val="0"/>
            <w:rPrChange w:author="Grace Fletcher De Niear" w:id="4" w:date="2024-12-06T19:52:14Z">
              <w:rPr>
                <w:rFonts w:ascii="Proxima Nova" w:cs="Proxima Nova" w:eastAsia="Proxima Nova" w:hAnsi="Proxima Nova"/>
              </w:rPr>
            </w:rPrChange>
          </w:rPr>
          <w:t xml:space="preserve"> ⭐</w:t>
        </w:r>
      </w:ins>
    </w:p>
    <w:p w:rsidR="00000000" w:rsidDel="00000000" w:rsidP="00000000" w:rsidRDefault="00000000" w:rsidRPr="00000000" w14:paraId="00000021">
      <w:pPr>
        <w:spacing w:after="200" w:lineRule="auto"/>
        <w:ind w:left="0" w:firstLine="0"/>
        <w:rPr>
          <w:rFonts w:ascii="Arial" w:cs="Arial" w:eastAsia="Arial" w:hAnsi="Arial"/>
          <w:b w:val="0"/>
          <w:bCs w:val="0"/>
          <w:i w:val="0"/>
          <w:iCs w:val="0"/>
          <w:smallCaps w:val="0"/>
          <w:strike w:val="0"/>
          <w:color w:val="000000"/>
          <w:sz w:val="22"/>
          <w:szCs w:val="22"/>
          <w:u w:val="none"/>
          <w:shd w:fill="auto" w:val="clear"/>
          <w:vertAlign w:val="baseline"/>
          <w:rPrChange w:author="Grace Fletcher De Niear" w:id="4" w:date="2024-12-06T19:52:14Z">
            <w:rPr>
              <w:rFonts w:ascii="Proxima Nova" w:cs="Proxima Nova" w:eastAsia="Proxima Nova" w:hAnsi="Proxima Nova"/>
            </w:rPr>
          </w:rPrChange>
        </w:rPr>
        <w:pPrChange w:author="Grace Fletcher De Niear" w:id="0" w:date="2024-12-06T19:52:14Z">
          <w:pPr>
            <w:numPr>
              <w:ilvl w:val="0"/>
              <w:numId w:val="3"/>
            </w:numPr>
            <w:spacing w:after="200" w:before="0" w:lineRule="auto"/>
            <w:ind w:left="720" w:hanging="360"/>
          </w:pPr>
        </w:pPrChange>
      </w:pPr>
      <w:ins w:author="Grace Fletcher De Niear" w:id="3" w:date="2024-12-06T19:52:14Z">
        <w:r w:rsidDel="00000000" w:rsidR="00000000" w:rsidRPr="00000000">
          <w:rPr>
            <w:rFonts w:ascii="Proxima Nova" w:cs="Proxima Nova" w:eastAsia="Proxima Nova" w:hAnsi="Proxima Nova"/>
            <w:rtl w:val="0"/>
            <w:rPrChange w:author="Grace Fletcher De Niear" w:id="4" w:date="2024-12-06T19:52:14Z">
              <w:rPr>
                <w:rFonts w:ascii="Proxima Nova" w:cs="Proxima Nova" w:eastAsia="Proxima Nova" w:hAnsi="Proxima Nova"/>
              </w:rPr>
            </w:rPrChange>
          </w:rPr>
          <w:t xml:space="preserve">⭐ </w:t>
        </w:r>
        <w:r w:rsidDel="00000000" w:rsidR="00000000" w:rsidRPr="00000000">
          <w:fldChar w:fldCharType="begin"/>
        </w:r>
        <w:r w:rsidDel="00000000" w:rsidR="00000000" w:rsidRPr="00000000">
          <w:instrText xml:space="preserve">HYPERLINK "https://drive.google.com/file/d/1yRmNEEFsdetBDGdPvMcSgN8OZ-zNOKrH/view?usp=drive_link"</w:instrText>
        </w:r>
        <w:r w:rsidDel="00000000" w:rsidR="00000000" w:rsidRPr="00000000">
          <w:fldChar w:fldCharType="separate"/>
        </w:r>
        <w:r w:rsidDel="00000000" w:rsidR="00000000" w:rsidRPr="00000000">
          <w:rPr>
            <w:rFonts w:ascii="Proxima Nova" w:cs="Proxima Nova" w:eastAsia="Proxima Nova" w:hAnsi="Proxima Nova"/>
            <w:rtl w:val="0"/>
            <w:rPrChange w:author="Grace Fletcher De Niear" w:id="4" w:date="2024-12-06T19:52:14Z">
              <w:rPr>
                <w:rFonts w:ascii="Proxima Nova" w:cs="Proxima Nova" w:eastAsia="Proxima Nova" w:hAnsi="Proxima Nova"/>
                <w:color w:val="0000ee"/>
                <w:u w:val="single"/>
              </w:rPr>
            </w:rPrChange>
          </w:rPr>
          <w:t xml:space="preserve">Rewards Progress on Homepage if You're Close.mp4</w:t>
        </w:r>
        <w:r w:rsidDel="00000000" w:rsidR="00000000" w:rsidRPr="00000000">
          <w:fldChar w:fldCharType="end"/>
        </w:r>
        <w:r w:rsidDel="00000000" w:rsidR="00000000" w:rsidRPr="00000000">
          <w:rPr>
            <w:rFonts w:ascii="Proxima Nova" w:cs="Proxima Nova" w:eastAsia="Proxima Nova" w:hAnsi="Proxima Nova"/>
            <w:rtl w:val="0"/>
            <w:rPrChange w:author="Grace Fletcher De Niear" w:id="4" w:date="2024-12-06T19:52:14Z">
              <w:rPr>
                <w:rFonts w:ascii="Proxima Nova" w:cs="Proxima Nova" w:eastAsia="Proxima Nova" w:hAnsi="Proxima Nova"/>
              </w:rPr>
            </w:rPrChange>
          </w:rPr>
          <w:t xml:space="preserve"> ⭐</w:t>
        </w:r>
      </w:ins>
      <w:r w:rsidDel="00000000" w:rsidR="00000000" w:rsidRPr="00000000">
        <w:rPr>
          <w:rtl w:val="0"/>
        </w:rPr>
      </w:r>
    </w:p>
    <w:p w:rsidR="00000000" w:rsidDel="00000000" w:rsidP="00000000" w:rsidRDefault="00000000" w:rsidRPr="00000000" w14:paraId="00000022">
      <w:pPr>
        <w:numPr>
          <w:ilvl w:val="0"/>
          <w:numId w:val="3"/>
        </w:numPr>
        <w:spacing w:after="20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store page USI  is a reminder to ensure you don’t miss a deal once you have selected a restaurant.  Cx will use this information to decide what or how much to order, but </w:t>
      </w:r>
      <w:commentRangeStart w:id="15"/>
      <w:commentRangeStart w:id="16"/>
      <w:commentRangeStart w:id="17"/>
      <w:r w:rsidDel="00000000" w:rsidR="00000000" w:rsidRPr="00000000">
        <w:rPr>
          <w:rFonts w:ascii="Proxima Nova" w:cs="Proxima Nova" w:eastAsia="Proxima Nova" w:hAnsi="Proxima Nova"/>
          <w:rtl w:val="0"/>
        </w:rPr>
        <w:t xml:space="preserve">once they are on the store page they will rarely order from a different restauran</w:t>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rFonts w:ascii="Proxima Nova" w:cs="Proxima Nova" w:eastAsia="Proxima Nova" w:hAnsi="Proxima Nova"/>
          <w:rtl w:val="0"/>
        </w:rPr>
        <w:t xml:space="preserve">t. </w:t>
      </w:r>
    </w:p>
    <w:p w:rsidR="00000000" w:rsidDel="00000000" w:rsidP="00000000" w:rsidRDefault="00000000" w:rsidRPr="00000000" w14:paraId="00000023">
      <w:pPr>
        <w:numPr>
          <w:ilvl w:val="0"/>
          <w:numId w:val="3"/>
        </w:numPr>
        <w:spacing w:after="20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Store page sticky footers should only be used to support, not to inform.  Cx find it helpful when it is used to guide them to savings but not when it is promoting discounts.</w:t>
      </w:r>
    </w:p>
    <w:p w:rsidR="00000000" w:rsidDel="00000000" w:rsidP="00000000" w:rsidRDefault="00000000" w:rsidRPr="00000000" w14:paraId="00000024">
      <w:pPr>
        <w:numPr>
          <w:ilvl w:val="0"/>
          <w:numId w:val="3"/>
        </w:numPr>
        <w:spacing w:after="200" w:lineRule="auto"/>
        <w:ind w:left="720" w:hanging="360"/>
        <w:rPr>
          <w:rFonts w:ascii="Proxima Nova" w:cs="Proxima Nova" w:eastAsia="Proxima Nova" w:hAnsi="Proxima Nova"/>
          <w:u w:val="none"/>
        </w:rPr>
      </w:pPr>
      <w:commentRangeStart w:id="18"/>
      <w:commentRangeStart w:id="19"/>
      <w:commentRangeStart w:id="20"/>
      <w:commentRangeStart w:id="21"/>
      <w:r w:rsidDel="00000000" w:rsidR="00000000" w:rsidRPr="00000000">
        <w:rPr>
          <w:rFonts w:ascii="Proxima Nova" w:cs="Proxima Nova" w:eastAsia="Proxima Nova" w:hAnsi="Proxima Nova"/>
          <w:rtl w:val="0"/>
        </w:rPr>
        <w:t xml:space="preserve">Checkout should have full savings transparency.  All opportunities to save should be easy to access here to ensure that Cx don’t miss anything.</w:t>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25">
      <w:pPr>
        <w:numPr>
          <w:ilvl w:val="0"/>
          <w:numId w:val="3"/>
        </w:numPr>
        <w:spacing w:after="200" w:lineRule="auto"/>
        <w:ind w:left="720" w:hanging="360"/>
        <w:rPr>
          <w:ins w:author="Grace Fletcher De Niear" w:id="5" w:date="2024-12-06T19:49:32Z"/>
          <w:rFonts w:ascii="Proxima Nova" w:cs="Proxima Nova" w:eastAsia="Proxima Nova" w:hAnsi="Proxima Nova"/>
          <w:u w:val="none"/>
        </w:rPr>
      </w:pPr>
      <w:del w:author="Grace Fletcher De Niear" w:id="5" w:date="2024-12-06T19:49:32Z">
        <w:commentRangeStart w:id="22"/>
        <w:commentRangeStart w:id="23"/>
        <w:r w:rsidDel="00000000" w:rsidR="00000000" w:rsidRPr="00000000">
          <w:rPr>
            <w:rFonts w:ascii="Proxima Nova" w:cs="Proxima Nova" w:eastAsia="Proxima Nova" w:hAnsi="Proxima Nova"/>
            <w:rtl w:val="0"/>
          </w:rPr>
          <w:delText xml:space="preserve">Rewards should only intercept Cx when you are close to earning a reward or have a reward available.  Progress should otherwise live in an account type page (after initial education is completed)</w:delText>
        </w:r>
      </w:del>
      <w:ins w:author="Grace Fletcher De Niear" w:id="5" w:date="2024-12-06T19:49:32Z">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ins>
    </w:p>
    <w:p w:rsidR="00000000" w:rsidDel="00000000" w:rsidP="00000000" w:rsidRDefault="00000000" w:rsidRPr="00000000" w14:paraId="00000026">
      <w:pPr>
        <w:spacing w:after="200" w:lineRule="auto"/>
        <w:rPr>
          <w:rFonts w:ascii="Arial" w:cs="Arial" w:eastAsia="Arial" w:hAnsi="Arial"/>
          <w:b w:val="0"/>
          <w:bCs w:val="0"/>
          <w:i w:val="0"/>
          <w:iCs w:val="0"/>
          <w:smallCaps w:val="0"/>
          <w:strike w:val="0"/>
          <w:color w:val="000000"/>
          <w:sz w:val="22"/>
          <w:szCs w:val="22"/>
          <w:u w:val="none"/>
          <w:shd w:fill="auto" w:val="clear"/>
          <w:vertAlign w:val="baseline"/>
          <w:rPrChange w:author="Grace Fletcher De Niear" w:id="6" w:date="2024-12-06T19:49:34Z">
            <w:rPr>
              <w:rFonts w:ascii="Proxima Nova" w:cs="Proxima Nova" w:eastAsia="Proxima Nova" w:hAnsi="Proxima Nova"/>
              <w:u w:val="none"/>
            </w:rPr>
          </w:rPrChange>
        </w:rPr>
        <w:pPrChange w:author="Grace Fletcher De Niear" w:id="0" w:date="2024-12-06T19:49:34Z">
          <w:pPr>
            <w:numPr>
              <w:ilvl w:val="0"/>
              <w:numId w:val="3"/>
            </w:numPr>
            <w:spacing w:after="200" w:lineRule="auto"/>
            <w:ind w:left="720" w:hanging="360"/>
          </w:pPr>
        </w:pPrChange>
      </w:pPr>
      <w:r w:rsidDel="00000000" w:rsidR="00000000" w:rsidRPr="00000000">
        <w:rPr>
          <w:rtl w:val="0"/>
        </w:rPr>
      </w:r>
    </w:p>
    <w:p w:rsidR="00000000" w:rsidDel="00000000" w:rsidP="00000000" w:rsidRDefault="00000000" w:rsidRPr="00000000" w14:paraId="0000002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8">
      <w:pPr>
        <w:pStyle w:val="Heading3"/>
        <w:spacing w:after="200" w:before="0" w:line="240" w:lineRule="auto"/>
        <w:rPr>
          <w:rFonts w:ascii="Proxima Nova" w:cs="Proxima Nova" w:eastAsia="Proxima Nova" w:hAnsi="Proxima Nova"/>
          <w:b w:val="1"/>
          <w:bCs w:val="1"/>
          <w:color w:val="000000"/>
          <w:sz w:val="24"/>
          <w:szCs w:val="24"/>
        </w:rPr>
      </w:pPr>
      <w:bookmarkStart w:colFirst="0" w:colLast="0" w:name="_7q2wy6s4pxur" w:id="4"/>
      <w:bookmarkEnd w:id="4"/>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Detailed Insights</w:t>
      </w:r>
    </w:p>
    <w:p w:rsidR="00000000" w:rsidDel="00000000" w:rsidP="00000000" w:rsidRDefault="00000000" w:rsidRPr="00000000" w14:paraId="0000002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A">
      <w:pPr>
        <w:rPr>
          <w:rFonts w:ascii="Proxima Nova" w:cs="Proxima Nova" w:eastAsia="Proxima Nova" w:hAnsi="Proxima Nova"/>
          <w:b w:val="1"/>
          <w:bCs w:val="1"/>
          <w:color w:val="ff0000"/>
        </w:rPr>
      </w:pPr>
      <w:r w:rsidDel="00000000" w:rsidR="00000000" w:rsidRPr="00000000">
        <w:rPr>
          <w:rFonts w:ascii="Proxima Nova" w:cs="Proxima Nova" w:eastAsia="Proxima Nova" w:hAnsi="Proxima Nova"/>
          <w:b w:val="1"/>
          <w:bCs w:val="1"/>
          <w:color w:val="ff0000"/>
          <w:rtl w:val="0"/>
        </w:rPr>
        <w:t xml:space="preserve">How do Cx find deals on DoorDash today?</w:t>
      </w:r>
    </w:p>
    <w:p w:rsidR="00000000" w:rsidDel="00000000" w:rsidP="00000000" w:rsidRDefault="00000000" w:rsidRPr="00000000" w14:paraId="0000002B">
      <w:pPr>
        <w:rPr>
          <w:rFonts w:ascii="Proxima Nova" w:cs="Proxima Nova" w:eastAsia="Proxima Nova" w:hAnsi="Proxima Nova"/>
          <w:b w:val="1"/>
          <w:bCs w:val="1"/>
          <w:color w:val="ff0000"/>
        </w:rPr>
      </w:pPr>
      <w:r w:rsidDel="00000000" w:rsidR="00000000" w:rsidRPr="00000000">
        <w:rPr>
          <w:rtl w:val="0"/>
        </w:rPr>
      </w:r>
    </w:p>
    <w:p w:rsidR="00000000" w:rsidDel="00000000" w:rsidP="00000000" w:rsidRDefault="00000000" w:rsidRPr="00000000" w14:paraId="0000002C">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Most Cx are used to working in the DoorDash system, even though it is not the most efficient way to find deals.</w:t>
      </w:r>
    </w:p>
    <w:p w:rsidR="00000000" w:rsidDel="00000000" w:rsidP="00000000" w:rsidRDefault="00000000" w:rsidRPr="00000000" w14:paraId="0000002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Almost all Cx interviewed rely on badges on the homepage to identify savings opportunities on DoorDash.  They had varying levels of awareness of the different ways they could save, </w:t>
      </w:r>
      <w:commentRangeStart w:id="24"/>
      <w:commentRangeStart w:id="25"/>
      <w:commentRangeStart w:id="26"/>
      <w:commentRangeStart w:id="27"/>
      <w:commentRangeStart w:id="28"/>
      <w:r w:rsidDel="00000000" w:rsidR="00000000" w:rsidRPr="00000000">
        <w:rPr>
          <w:rFonts w:ascii="Proxima Nova" w:cs="Proxima Nova" w:eastAsia="Proxima Nova" w:hAnsi="Proxima Nova"/>
          <w:rtl w:val="0"/>
        </w:rPr>
        <w:t xml:space="preserve">but overall felt that the majority of deals available to them were not relevant.</w:t>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r w:rsidDel="00000000" w:rsidR="00000000" w:rsidRPr="00000000">
        <w:rPr>
          <w:rFonts w:ascii="Proxima Nova" w:cs="Proxima Nova" w:eastAsia="Proxima Nova" w:hAnsi="Proxima Nova"/>
          <w:rtl w:val="0"/>
        </w:rPr>
        <w:t xml:space="preserve">  Half of Cx also use UberEats and mentioned they are often provided with </w:t>
      </w:r>
      <w:commentRangeStart w:id="29"/>
      <w:commentRangeStart w:id="30"/>
      <w:r w:rsidDel="00000000" w:rsidR="00000000" w:rsidRPr="00000000">
        <w:rPr>
          <w:rFonts w:ascii="Proxima Nova" w:cs="Proxima Nova" w:eastAsia="Proxima Nova" w:hAnsi="Proxima Nova"/>
          <w:rtl w:val="0"/>
        </w:rPr>
        <w:t xml:space="preserve">more lucrative offers there</w:t>
      </w:r>
      <w:commentRangeEnd w:id="29"/>
      <w:r w:rsidDel="00000000" w:rsidR="00000000" w:rsidRPr="00000000">
        <w:commentReference w:id="29"/>
      </w:r>
      <w:commentRangeEnd w:id="30"/>
      <w:r w:rsidDel="00000000" w:rsidR="00000000" w:rsidRPr="00000000">
        <w:commentReference w:id="30"/>
      </w:r>
      <w:r w:rsidDel="00000000" w:rsidR="00000000" w:rsidRPr="00000000">
        <w:rPr>
          <w:rFonts w:ascii="Proxima Nova" w:cs="Proxima Nova" w:eastAsia="Proxima Nova" w:hAnsi="Proxima Nova"/>
          <w:rtl w:val="0"/>
        </w:rPr>
        <w:t xml:space="preserve">. </w:t>
      </w:r>
      <w:commentRangeStart w:id="31"/>
      <w:r w:rsidDel="00000000" w:rsidR="00000000" w:rsidRPr="00000000">
        <w:rPr>
          <w:rFonts w:ascii="Proxima Nova" w:cs="Proxima Nova" w:eastAsia="Proxima Nova" w:hAnsi="Proxima Nova"/>
          <w:rtl w:val="0"/>
        </w:rPr>
        <w:t xml:space="preserve"> The two deal hunter Cx have used the Deals filter, </w:t>
      </w:r>
      <w:commentRangeEnd w:id="31"/>
      <w:r w:rsidDel="00000000" w:rsidR="00000000" w:rsidRPr="00000000">
        <w:commentReference w:id="31"/>
      </w:r>
      <w:r w:rsidDel="00000000" w:rsidR="00000000" w:rsidRPr="00000000">
        <w:rPr>
          <w:rFonts w:ascii="Proxima Nova" w:cs="Proxima Nova" w:eastAsia="Proxima Nova" w:hAnsi="Proxima Nova"/>
          <w:rtl w:val="0"/>
        </w:rPr>
        <w:t xml:space="preserve">they find it somewhat helpful because they know the most relevant restaurants are at the top of the page, but feel there is more to be done to make it a seamless experience.</w:t>
      </w:r>
    </w:p>
    <w:p w:rsidR="00000000" w:rsidDel="00000000" w:rsidP="00000000" w:rsidRDefault="00000000" w:rsidRPr="00000000" w14:paraId="0000002F">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30">
      <w:pPr>
        <w:rPr>
          <w:rFonts w:ascii="Proxima Nova" w:cs="Proxima Nova" w:eastAsia="Proxima Nova" w:hAnsi="Proxima Nova"/>
          <w:b w:val="1"/>
          <w:bCs w:val="1"/>
        </w:rPr>
      </w:pPr>
      <w:commentRangeStart w:id="32"/>
      <w:r w:rsidDel="00000000" w:rsidR="00000000" w:rsidRPr="00000000">
        <w:rPr>
          <w:rFonts w:ascii="Proxima Nova" w:cs="Proxima Nova" w:eastAsia="Proxima Nova" w:hAnsi="Proxima Nova"/>
          <w:b w:val="1"/>
          <w:bCs w:val="1"/>
          <w:rtl w:val="0"/>
        </w:rPr>
        <w:t xml:space="preserve">For many Cx, emails and notifications are a big part of deal discovery.</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031">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3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Half of Cx identified emails or push notifications as a key way to learn about deals on DoorDash.  This was particularly true of site wide promotions or promotions that feel personalized to them.  Cx express that they likely are missing opportunities via email and that it is a fine line of when these emails can become too much.  Cx also noted that UberEats tends to send their more exciting promos (40-50% off) via email and it usually catches their eye.  See </w:t>
      </w:r>
      <w:hyperlink r:id="rId14">
        <w:r w:rsidDel="00000000" w:rsidR="00000000" w:rsidRPr="00000000">
          <w:rPr>
            <w:rFonts w:ascii="Proxima Nova" w:cs="Proxima Nova" w:eastAsia="Proxima Nova" w:hAnsi="Proxima Nova"/>
            <w:color w:val="1155cc"/>
            <w:u w:val="single"/>
            <w:rtl w:val="0"/>
          </w:rPr>
          <w:t xml:space="preserve">PAD leaky bucket research</w:t>
        </w:r>
      </w:hyperlink>
      <w:r w:rsidDel="00000000" w:rsidR="00000000" w:rsidRPr="00000000">
        <w:rPr>
          <w:rFonts w:ascii="Proxima Nova" w:cs="Proxima Nova" w:eastAsia="Proxima Nova" w:hAnsi="Proxima Nova"/>
          <w:rtl w:val="0"/>
        </w:rPr>
        <w:t xml:space="preserve"> for more insights on affordability/savings emails.</w:t>
      </w:r>
    </w:p>
    <w:p w:rsidR="00000000" w:rsidDel="00000000" w:rsidP="00000000" w:rsidRDefault="00000000" w:rsidRPr="00000000" w14:paraId="00000033">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34">
      <w:pPr>
        <w:rPr>
          <w:rFonts w:ascii="Proxima Nova" w:cs="Proxima Nova" w:eastAsia="Proxima Nova" w:hAnsi="Proxima Nova"/>
          <w:b w:val="1"/>
          <w:bCs w:val="1"/>
          <w:color w:val="ff0000"/>
        </w:rPr>
      </w:pPr>
      <w:r w:rsidDel="00000000" w:rsidR="00000000" w:rsidRPr="00000000">
        <w:rPr>
          <w:rtl w:val="0"/>
        </w:rPr>
      </w:r>
    </w:p>
    <w:p w:rsidR="00000000" w:rsidDel="00000000" w:rsidP="00000000" w:rsidRDefault="00000000" w:rsidRPr="00000000" w14:paraId="00000035">
      <w:pPr>
        <w:rPr>
          <w:rFonts w:ascii="Proxima Nova" w:cs="Proxima Nova" w:eastAsia="Proxima Nova" w:hAnsi="Proxima Nova"/>
          <w:b w:val="1"/>
          <w:bCs w:val="1"/>
          <w:color w:val="ff0000"/>
        </w:rPr>
      </w:pPr>
      <w:r w:rsidDel="00000000" w:rsidR="00000000" w:rsidRPr="00000000">
        <w:rPr>
          <w:rtl w:val="0"/>
        </w:rPr>
      </w:r>
    </w:p>
    <w:p w:rsidR="00000000" w:rsidDel="00000000" w:rsidP="00000000" w:rsidRDefault="00000000" w:rsidRPr="00000000" w14:paraId="00000036">
      <w:pPr>
        <w:rPr>
          <w:rFonts w:ascii="Proxima Nova" w:cs="Proxima Nova" w:eastAsia="Proxima Nova" w:hAnsi="Proxima Nova"/>
          <w:b w:val="1"/>
          <w:bCs w:val="1"/>
          <w:color w:val="ff0000"/>
        </w:rPr>
      </w:pPr>
      <w:r w:rsidDel="00000000" w:rsidR="00000000" w:rsidRPr="00000000">
        <w:rPr>
          <w:rtl w:val="0"/>
        </w:rPr>
      </w:r>
    </w:p>
    <w:p w:rsidR="00000000" w:rsidDel="00000000" w:rsidP="00000000" w:rsidRDefault="00000000" w:rsidRPr="00000000" w14:paraId="00000037">
      <w:pPr>
        <w:rPr>
          <w:rFonts w:ascii="Proxima Nova" w:cs="Proxima Nova" w:eastAsia="Proxima Nova" w:hAnsi="Proxima Nova"/>
          <w:b w:val="1"/>
          <w:bCs w:val="1"/>
          <w:color w:val="ff0000"/>
        </w:rPr>
      </w:pPr>
      <w:r w:rsidDel="00000000" w:rsidR="00000000" w:rsidRPr="00000000">
        <w:rPr>
          <w:rFonts w:ascii="Proxima Nova" w:cs="Proxima Nova" w:eastAsia="Proxima Nova" w:hAnsi="Proxima Nova"/>
          <w:b w:val="1"/>
          <w:bCs w:val="1"/>
          <w:color w:val="ff0000"/>
          <w:rtl w:val="0"/>
        </w:rPr>
        <w:t xml:space="preserve">How would Cx use different app surfaces to share savings information?</w:t>
      </w:r>
    </w:p>
    <w:p w:rsidR="00000000" w:rsidDel="00000000" w:rsidP="00000000" w:rsidRDefault="00000000" w:rsidRPr="00000000" w14:paraId="00000038">
      <w:pPr>
        <w:rPr>
          <w:rFonts w:ascii="Proxima Nova" w:cs="Proxima Nova" w:eastAsia="Proxima Nova" w:hAnsi="Proxima Nova"/>
          <w:b w:val="1"/>
          <w:bCs w:val="1"/>
          <w:color w:val="ff0000"/>
        </w:rPr>
      </w:pPr>
      <w:r w:rsidDel="00000000" w:rsidR="00000000" w:rsidRPr="00000000">
        <w:rPr>
          <w:rtl w:val="0"/>
        </w:rPr>
      </w:r>
    </w:p>
    <w:p w:rsidR="00000000" w:rsidDel="00000000" w:rsidP="00000000" w:rsidRDefault="00000000" w:rsidRPr="00000000" w14:paraId="00000039">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Homepage banners should be used to highlight the most valuable deals that Cx won’t want to miss.</w:t>
      </w:r>
    </w:p>
    <w:p w:rsidR="00000000" w:rsidDel="00000000" w:rsidP="00000000" w:rsidRDefault="00000000" w:rsidRPr="00000000" w14:paraId="0000003A">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3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Cx find information in the </w:t>
      </w:r>
      <w:commentRangeStart w:id="33"/>
      <w:r w:rsidDel="00000000" w:rsidR="00000000" w:rsidRPr="00000000">
        <w:rPr>
          <w:rFonts w:ascii="Proxima Nova" w:cs="Proxima Nova" w:eastAsia="Proxima Nova" w:hAnsi="Proxima Nova"/>
          <w:rtl w:val="0"/>
        </w:rPr>
        <w:t xml:space="preserve">homepage banner location to be helpful if they are unsure where they will order from and therefore expect to see most types of savings information in this location.</w:t>
      </w:r>
      <w:commentRangeEnd w:id="33"/>
      <w:r w:rsidDel="00000000" w:rsidR="00000000" w:rsidRPr="00000000">
        <w:commentReference w:id="33"/>
      </w:r>
      <w:r w:rsidDel="00000000" w:rsidR="00000000" w:rsidRPr="00000000">
        <w:rPr>
          <w:rFonts w:ascii="Proxima Nova" w:cs="Proxima Nova" w:eastAsia="Proxima Nova" w:hAnsi="Proxima Nova"/>
          <w:rtl w:val="0"/>
        </w:rPr>
        <w:t xml:space="preserve"> They expect to be able to click into the banners to see participating stores and </w:t>
      </w:r>
      <w:commentRangeStart w:id="34"/>
      <w:r w:rsidDel="00000000" w:rsidR="00000000" w:rsidRPr="00000000">
        <w:rPr>
          <w:rFonts w:ascii="Proxima Nova" w:cs="Proxima Nova" w:eastAsia="Proxima Nova" w:hAnsi="Proxima Nova"/>
          <w:rtl w:val="0"/>
        </w:rPr>
        <w:t xml:space="preserve">apply promotions (particularly those with promo codes) directly to the their cart.</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03C">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Cx expect to find the following information in this location:</w:t>
      </w:r>
    </w:p>
    <w:p w:rsidR="00000000" w:rsidDel="00000000" w:rsidP="00000000" w:rsidRDefault="00000000" w:rsidRPr="00000000" w14:paraId="0000003E">
      <w:pPr>
        <w:widowControl w:val="0"/>
        <w:numPr>
          <w:ilvl w:val="0"/>
          <w:numId w:val="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Site wide promotions</w:t>
      </w:r>
    </w:p>
    <w:p w:rsidR="00000000" w:rsidDel="00000000" w:rsidP="00000000" w:rsidRDefault="00000000" w:rsidRPr="00000000" w14:paraId="0000003F">
      <w:pPr>
        <w:widowControl w:val="0"/>
        <w:numPr>
          <w:ilvl w:val="0"/>
          <w:numId w:val="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Mx-specific promotions (if highly valuable/highly relevant)</w:t>
      </w:r>
    </w:p>
    <w:p w:rsidR="00000000" w:rsidDel="00000000" w:rsidP="00000000" w:rsidRDefault="00000000" w:rsidRPr="00000000" w14:paraId="00000040">
      <w:pPr>
        <w:widowControl w:val="0"/>
        <w:numPr>
          <w:ilvl w:val="0"/>
          <w:numId w:val="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BOGO</w:t>
      </w:r>
    </w:p>
    <w:p w:rsidR="00000000" w:rsidDel="00000000" w:rsidP="00000000" w:rsidRDefault="00000000" w:rsidRPr="00000000" w14:paraId="00000041">
      <w:pPr>
        <w:widowControl w:val="0"/>
        <w:numPr>
          <w:ilvl w:val="0"/>
          <w:numId w:val="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Tokens</w:t>
      </w:r>
    </w:p>
    <w:p w:rsidR="00000000" w:rsidDel="00000000" w:rsidP="00000000" w:rsidRDefault="00000000" w:rsidRPr="00000000" w14:paraId="00000042">
      <w:pPr>
        <w:widowControl w:val="0"/>
        <w:numPr>
          <w:ilvl w:val="0"/>
          <w:numId w:val="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DashPass exclusive pricing</w:t>
      </w:r>
      <w:r w:rsidDel="00000000" w:rsidR="00000000" w:rsidRPr="00000000">
        <w:rPr>
          <w:rtl w:val="0"/>
        </w:rPr>
      </w:r>
    </w:p>
    <w:p w:rsidR="00000000" w:rsidDel="00000000" w:rsidP="00000000" w:rsidRDefault="00000000" w:rsidRPr="00000000" w14:paraId="00000043">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44">
      <w:pPr>
        <w:ind w:left="0" w:firstLine="0"/>
        <w:rPr>
          <w:rFonts w:ascii="Proxima Nova" w:cs="Proxima Nova" w:eastAsia="Proxima Nova" w:hAnsi="Proxima Nova"/>
          <w:i w:val="1"/>
          <w:iCs w:val="1"/>
          <w:shd w:fill="fff2cc" w:val="clear"/>
        </w:rPr>
      </w:pPr>
      <w:r w:rsidDel="00000000" w:rsidR="00000000" w:rsidRPr="00000000">
        <w:rPr>
          <w:rFonts w:ascii="Proxima Nova" w:cs="Proxima Nova" w:eastAsia="Proxima Nova" w:hAnsi="Proxima Nova"/>
          <w:i w:val="1"/>
          <w:iCs w:val="1"/>
          <w:shd w:fill="fff2cc" w:val="clear"/>
          <w:rtl w:val="0"/>
        </w:rPr>
        <w:t xml:space="preserve">I think city-wise, like I use, sometimes I'll go in blind and be like, I don't even know what I'm in the mood for and I'll just scroll. And then that's when I think like (homepage banner) and (homepage sticky footer) are helpful. Like if I've already made the decision on my restaurant, the discount doesn't matter. Like sometimes I'm like, I need Thai food from this place on the street. I don't really care how much it's gonna cost me because I'm craving it. I think one and two would probably be the best because I do have so many restaurants I'm not around to choose. </w:t>
      </w:r>
    </w:p>
    <w:p w:rsidR="00000000" w:rsidDel="00000000" w:rsidP="00000000" w:rsidRDefault="00000000" w:rsidRPr="00000000" w14:paraId="00000045">
      <w:pPr>
        <w:ind w:left="0" w:firstLine="720"/>
        <w:rPr>
          <w:rFonts w:ascii="Proxima Nova" w:cs="Proxima Nova" w:eastAsia="Proxima Nova" w:hAnsi="Proxima Nova"/>
          <w:shd w:fill="fff2cc" w:val="clear"/>
        </w:rPr>
      </w:pPr>
      <w:r w:rsidDel="00000000" w:rsidR="00000000" w:rsidRPr="00000000">
        <w:rPr>
          <w:rFonts w:ascii="Proxima Nova" w:cs="Proxima Nova" w:eastAsia="Proxima Nova" w:hAnsi="Proxima Nova"/>
          <w:i w:val="1"/>
          <w:iCs w:val="1"/>
          <w:shd w:fill="fff2cc" w:val="clear"/>
          <w:rtl w:val="0"/>
        </w:rPr>
        <w:t xml:space="preserve">- </w:t>
      </w:r>
      <w:r w:rsidDel="00000000" w:rsidR="00000000" w:rsidRPr="00000000">
        <w:rPr>
          <w:rFonts w:ascii="Proxima Nova" w:cs="Proxima Nova" w:eastAsia="Proxima Nova" w:hAnsi="Proxima Nova"/>
          <w:shd w:fill="fff2cc" w:val="clear"/>
          <w:rtl w:val="0"/>
        </w:rPr>
        <w:t xml:space="preserve">Emily, Budget Minder, Classic Cx</w:t>
      </w:r>
    </w:p>
    <w:p w:rsidR="00000000" w:rsidDel="00000000" w:rsidP="00000000" w:rsidRDefault="00000000" w:rsidRPr="00000000" w14:paraId="00000046">
      <w:pPr>
        <w:ind w:left="0" w:firstLine="0"/>
        <w:rPr>
          <w:rFonts w:ascii="Proxima Nova" w:cs="Proxima Nova" w:eastAsia="Proxima Nova" w:hAnsi="Proxima Nova"/>
          <w:shd w:fill="fff2cc" w:val="clear"/>
        </w:rPr>
      </w:pPr>
      <w:r w:rsidDel="00000000" w:rsidR="00000000" w:rsidRPr="00000000">
        <w:rPr>
          <w:rtl w:val="0"/>
        </w:rPr>
      </w:r>
    </w:p>
    <w:p w:rsidR="00000000" w:rsidDel="00000000" w:rsidP="00000000" w:rsidRDefault="00000000" w:rsidRPr="00000000" w14:paraId="00000047">
      <w:pPr>
        <w:ind w:left="0" w:firstLine="0"/>
        <w:rPr>
          <w:rFonts w:ascii="Proxima Nova" w:cs="Proxima Nova" w:eastAsia="Proxima Nova" w:hAnsi="Proxima Nova"/>
          <w:i w:val="1"/>
          <w:iCs w:val="1"/>
          <w:shd w:fill="fff2cc" w:val="clear"/>
        </w:rPr>
      </w:pPr>
      <w:r w:rsidDel="00000000" w:rsidR="00000000" w:rsidRPr="00000000">
        <w:rPr>
          <w:rFonts w:ascii="Proxima Nova" w:cs="Proxima Nova" w:eastAsia="Proxima Nova" w:hAnsi="Proxima Nova"/>
          <w:i w:val="1"/>
          <w:iCs w:val="1"/>
          <w:shd w:fill="fff2cc" w:val="clear"/>
          <w:rtl w:val="0"/>
        </w:rPr>
        <w:t xml:space="preserve">"Yeah. When it's whatever percentage at these restaurants that if I click at it, I'm only being shown those restaurants. Or if it's used as code for 15 percent off, that if I click on it, the code is saved to my cart so that I don't have to then go back later and find it again.”</w:t>
      </w:r>
    </w:p>
    <w:p w:rsidR="00000000" w:rsidDel="00000000" w:rsidP="00000000" w:rsidRDefault="00000000" w:rsidRPr="00000000" w14:paraId="00000048">
      <w:pPr>
        <w:ind w:left="0" w:firstLine="0"/>
        <w:rPr>
          <w:rFonts w:ascii="Proxima Nova" w:cs="Proxima Nova" w:eastAsia="Proxima Nova" w:hAnsi="Proxima Nova"/>
          <w:shd w:fill="fff2cc" w:val="clear"/>
        </w:rPr>
      </w:pPr>
      <w:r w:rsidDel="00000000" w:rsidR="00000000" w:rsidRPr="00000000">
        <w:rPr>
          <w:rFonts w:ascii="Proxima Nova" w:cs="Proxima Nova" w:eastAsia="Proxima Nova" w:hAnsi="Proxima Nova"/>
          <w:i w:val="1"/>
          <w:iCs w:val="1"/>
          <w:shd w:fill="fff2cc" w:val="clear"/>
          <w:rtl w:val="0"/>
        </w:rPr>
        <w:tab/>
      </w:r>
      <w:r w:rsidDel="00000000" w:rsidR="00000000" w:rsidRPr="00000000">
        <w:rPr>
          <w:rFonts w:ascii="Proxima Nova" w:cs="Proxima Nova" w:eastAsia="Proxima Nova" w:hAnsi="Proxima Nova"/>
          <w:shd w:fill="fff2cc" w:val="clear"/>
          <w:rtl w:val="0"/>
        </w:rPr>
        <w:t xml:space="preserve">Sarah, Budget Minder, DashPass Cx</w:t>
      </w:r>
    </w:p>
    <w:p w:rsidR="00000000" w:rsidDel="00000000" w:rsidP="00000000" w:rsidRDefault="00000000" w:rsidRPr="00000000" w14:paraId="00000049">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4A">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4B">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The homepage sticky footer should only be used for critical account/monetary information, otherwise it becomes intrusive quickly and is easily ignored. </w:t>
      </w:r>
    </w:p>
    <w:p w:rsidR="00000000" w:rsidDel="00000000" w:rsidP="00000000" w:rsidRDefault="00000000" w:rsidRPr="00000000" w14:paraId="0000004C">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4D">
      <w:pPr>
        <w:widowControl w:val="0"/>
        <w:spacing w:line="240" w:lineRule="auto"/>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Generally Cx find pop ups at the bottom of the screen annoying if the information is not valuable and pertinent to their ordering experience.  </w:t>
      </w:r>
      <w:commentRangeStart w:id="35"/>
      <w:commentRangeStart w:id="36"/>
      <w:commentRangeStart w:id="37"/>
      <w:commentRangeStart w:id="38"/>
      <w:r w:rsidDel="00000000" w:rsidR="00000000" w:rsidRPr="00000000">
        <w:rPr>
          <w:rFonts w:ascii="Proxima Nova" w:cs="Proxima Nova" w:eastAsia="Proxima Nova" w:hAnsi="Proxima Nova"/>
          <w:rtl w:val="0"/>
        </w:rPr>
        <w:t xml:space="preserve">One Cx in particular said they ignored this after it kept reminding them about $0 delivery with DashPass</w:t>
      </w:r>
      <w:commentRangeEnd w:id="35"/>
      <w:r w:rsidDel="00000000" w:rsidR="00000000" w:rsidRPr="00000000">
        <w:commentReference w:id="35"/>
      </w:r>
      <w:commentRangeEnd w:id="36"/>
      <w:r w:rsidDel="00000000" w:rsidR="00000000" w:rsidRPr="00000000">
        <w:commentReference w:id="36"/>
      </w:r>
      <w:commentRangeEnd w:id="37"/>
      <w:r w:rsidDel="00000000" w:rsidR="00000000" w:rsidRPr="00000000">
        <w:commentReference w:id="37"/>
      </w:r>
      <w:commentRangeEnd w:id="38"/>
      <w:r w:rsidDel="00000000" w:rsidR="00000000" w:rsidRPr="00000000">
        <w:commentReference w:id="38"/>
      </w:r>
      <w:r w:rsidDel="00000000" w:rsidR="00000000" w:rsidRPr="00000000">
        <w:rPr>
          <w:rFonts w:ascii="Proxima Nova" w:cs="Proxima Nova" w:eastAsia="Proxima Nova" w:hAnsi="Proxima Nova"/>
          <w:rtl w:val="0"/>
        </w:rPr>
        <w:t xml:space="preserve"> because they were already aware of their benefits.</w:t>
      </w:r>
      <w:r w:rsidDel="00000000" w:rsidR="00000000" w:rsidRPr="00000000">
        <w:rPr>
          <w:rtl w:val="0"/>
        </w:rPr>
      </w:r>
    </w:p>
    <w:p w:rsidR="00000000" w:rsidDel="00000000" w:rsidP="00000000" w:rsidRDefault="00000000" w:rsidRPr="00000000" w14:paraId="0000004E">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4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Cx expect to find the following information in this location:</w:t>
      </w:r>
    </w:p>
    <w:p w:rsidR="00000000" w:rsidDel="00000000" w:rsidP="00000000" w:rsidRDefault="00000000" w:rsidRPr="00000000" w14:paraId="00000050">
      <w:pPr>
        <w:widowControl w:val="0"/>
        <w:numPr>
          <w:ilvl w:val="0"/>
          <w:numId w:val="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Earned rewards</w:t>
      </w:r>
    </w:p>
    <w:p w:rsidR="00000000" w:rsidDel="00000000" w:rsidP="00000000" w:rsidRDefault="00000000" w:rsidRPr="00000000" w14:paraId="00000051">
      <w:pPr>
        <w:widowControl w:val="0"/>
        <w:numPr>
          <w:ilvl w:val="0"/>
          <w:numId w:val="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DoorDash credits</w:t>
      </w:r>
    </w:p>
    <w:p w:rsidR="00000000" w:rsidDel="00000000" w:rsidP="00000000" w:rsidRDefault="00000000" w:rsidRPr="00000000" w14:paraId="00000052">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Cx noted this could potentially be a location to click to learn more about rewards and credits available, but generally expect to see that information in “account” or in their “profile”.  Only one of the six Cx we spoke with were aware of the MeTab, they did not know they could access savings information there.</w:t>
      </w:r>
    </w:p>
    <w:p w:rsidR="00000000" w:rsidDel="00000000" w:rsidP="00000000" w:rsidRDefault="00000000" w:rsidRPr="00000000" w14:paraId="00000054">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55">
      <w:pPr>
        <w:rPr>
          <w:rFonts w:ascii="Proxima Nova" w:cs="Proxima Nova" w:eastAsia="Proxima Nova" w:hAnsi="Proxima Nova"/>
          <w:i w:val="1"/>
          <w:iCs w:val="1"/>
          <w:shd w:fill="fff2cc" w:val="clear"/>
        </w:rPr>
      </w:pPr>
      <w:r w:rsidDel="00000000" w:rsidR="00000000" w:rsidRPr="00000000">
        <w:rPr>
          <w:rFonts w:ascii="Proxima Nova" w:cs="Proxima Nova" w:eastAsia="Proxima Nova" w:hAnsi="Proxima Nova"/>
          <w:i w:val="1"/>
          <w:iCs w:val="1"/>
          <w:shd w:fill="fff2cc" w:val="clear"/>
          <w:rtl w:val="0"/>
        </w:rPr>
        <w:t xml:space="preserve">Yeah, I think if I was close or you have a reward, then I would want it to pop up when I open the app, like kind of where the homepage sticky footer is, like being like, hey, just so </w:t>
      </w:r>
      <w:commentRangeStart w:id="39"/>
      <w:commentRangeStart w:id="40"/>
      <w:r w:rsidDel="00000000" w:rsidR="00000000" w:rsidRPr="00000000">
        <w:rPr>
          <w:rFonts w:ascii="Proxima Nova" w:cs="Proxima Nova" w:eastAsia="Proxima Nova" w:hAnsi="Proxima Nova"/>
          <w:i w:val="1"/>
          <w:iCs w:val="1"/>
          <w:shd w:fill="fff2cc" w:val="clear"/>
          <w:rtl w:val="0"/>
        </w:rPr>
        <w:t xml:space="preserve">you know you have this reward available.</w:t>
      </w:r>
      <w:commentRangeEnd w:id="39"/>
      <w:r w:rsidDel="00000000" w:rsidR="00000000" w:rsidRPr="00000000">
        <w:commentReference w:id="39"/>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056">
      <w:pPr>
        <w:ind w:firstLine="720"/>
        <w:rPr>
          <w:rFonts w:ascii="Proxima Nova" w:cs="Proxima Nova" w:eastAsia="Proxima Nova" w:hAnsi="Proxima Nova"/>
          <w:shd w:fill="fff2cc" w:val="clear"/>
        </w:rPr>
      </w:pPr>
      <w:r w:rsidDel="00000000" w:rsidR="00000000" w:rsidRPr="00000000">
        <w:rPr>
          <w:rFonts w:ascii="Proxima Nova" w:cs="Proxima Nova" w:eastAsia="Proxima Nova" w:hAnsi="Proxima Nova"/>
          <w:shd w:fill="fff2cc" w:val="clear"/>
          <w:rtl w:val="0"/>
        </w:rPr>
        <w:t xml:space="preserve">- Chloe, Deal Hunter, Classic</w:t>
      </w:r>
    </w:p>
    <w:p w:rsidR="00000000" w:rsidDel="00000000" w:rsidP="00000000" w:rsidRDefault="00000000" w:rsidRPr="00000000" w14:paraId="00000057">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58">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59">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The storepage USI is viewed as a place to ensure that deals are not missed.</w:t>
      </w:r>
    </w:p>
    <w:p w:rsidR="00000000" w:rsidDel="00000000" w:rsidP="00000000" w:rsidRDefault="00000000" w:rsidRPr="00000000" w14:paraId="0000005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Cx </w:t>
      </w:r>
      <w:r w:rsidDel="00000000" w:rsidR="00000000" w:rsidRPr="00000000">
        <w:rPr>
          <w:rFonts w:ascii="Proxima Nova" w:cs="Proxima Nova" w:eastAsia="Proxima Nova" w:hAnsi="Proxima Nova"/>
          <w:rtl w:val="0"/>
        </w:rPr>
        <w:t xml:space="preserve">indicate</w:t>
      </w:r>
      <w:r w:rsidDel="00000000" w:rsidR="00000000" w:rsidRPr="00000000">
        <w:rPr>
          <w:rFonts w:ascii="Proxima Nova" w:cs="Proxima Nova" w:eastAsia="Proxima Nova" w:hAnsi="Proxima Nova"/>
          <w:rtl w:val="0"/>
        </w:rPr>
        <w:t xml:space="preserve"> that they typically order on DoorDash in two ways.  1- They are not sure exactly where they want to order from and search on the homepage or 2- they know what they want and go to the store page.  The USI plays a role here, it doesn’t necessarily change their mind on </w:t>
      </w:r>
      <w:r w:rsidDel="00000000" w:rsidR="00000000" w:rsidRPr="00000000">
        <w:rPr>
          <w:rFonts w:ascii="Proxima Nova" w:cs="Proxima Nova" w:eastAsia="Proxima Nova" w:hAnsi="Proxima Nova"/>
          <w:i w:val="1"/>
          <w:iCs w:val="1"/>
          <w:rtl w:val="0"/>
        </w:rPr>
        <w:t xml:space="preserve">where</w:t>
      </w:r>
      <w:r w:rsidDel="00000000" w:rsidR="00000000" w:rsidRPr="00000000">
        <w:rPr>
          <w:rFonts w:ascii="Proxima Nova" w:cs="Proxima Nova" w:eastAsia="Proxima Nova" w:hAnsi="Proxima Nova"/>
          <w:rtl w:val="0"/>
        </w:rPr>
        <w:t xml:space="preserve"> they might order but it gives them helpful information that might help them decide </w:t>
      </w:r>
      <w:r w:rsidDel="00000000" w:rsidR="00000000" w:rsidRPr="00000000">
        <w:rPr>
          <w:rFonts w:ascii="Proxima Nova" w:cs="Proxima Nova" w:eastAsia="Proxima Nova" w:hAnsi="Proxima Nova"/>
          <w:i w:val="1"/>
          <w:iCs w:val="1"/>
          <w:rtl w:val="0"/>
        </w:rPr>
        <w:t xml:space="preserve">what</w:t>
      </w:r>
      <w:r w:rsidDel="00000000" w:rsidR="00000000" w:rsidRPr="00000000">
        <w:rPr>
          <w:rFonts w:ascii="Proxima Nova" w:cs="Proxima Nova" w:eastAsia="Proxima Nova" w:hAnsi="Proxima Nova"/>
          <w:rtl w:val="0"/>
        </w:rPr>
        <w:t xml:space="preserve"> they should order and if the price feels right for them.  It is critical to note they do not see this as a major discovery space, they rely on the homepage for that.</w:t>
      </w:r>
    </w:p>
    <w:p w:rsidR="00000000" w:rsidDel="00000000" w:rsidP="00000000" w:rsidRDefault="00000000" w:rsidRPr="00000000" w14:paraId="0000005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Cx expect to find the following information in this location:</w:t>
      </w:r>
    </w:p>
    <w:p w:rsidR="00000000" w:rsidDel="00000000" w:rsidP="00000000" w:rsidRDefault="00000000" w:rsidRPr="00000000" w14:paraId="0000005E">
      <w:pPr>
        <w:widowControl w:val="0"/>
        <w:numPr>
          <w:ilvl w:val="0"/>
          <w:numId w:val="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Mx promotions</w:t>
      </w:r>
    </w:p>
    <w:p w:rsidR="00000000" w:rsidDel="00000000" w:rsidP="00000000" w:rsidRDefault="00000000" w:rsidRPr="00000000" w14:paraId="0000005F">
      <w:pPr>
        <w:widowControl w:val="0"/>
        <w:numPr>
          <w:ilvl w:val="0"/>
          <w:numId w:val="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BOGO</w:t>
      </w:r>
    </w:p>
    <w:p w:rsidR="00000000" w:rsidDel="00000000" w:rsidP="00000000" w:rsidRDefault="00000000" w:rsidRPr="00000000" w14:paraId="00000060">
      <w:pPr>
        <w:widowControl w:val="0"/>
        <w:numPr>
          <w:ilvl w:val="0"/>
          <w:numId w:val="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DashPass exclusive items or pricing</w:t>
      </w:r>
    </w:p>
    <w:p w:rsidR="00000000" w:rsidDel="00000000" w:rsidP="00000000" w:rsidRDefault="00000000" w:rsidRPr="00000000" w14:paraId="00000061">
      <w:pPr>
        <w:widowControl w:val="0"/>
        <w:numPr>
          <w:ilvl w:val="0"/>
          <w:numId w:val="4"/>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Reminder of site-wide promotions</w:t>
      </w:r>
    </w:p>
    <w:p w:rsidR="00000000" w:rsidDel="00000000" w:rsidP="00000000" w:rsidRDefault="00000000" w:rsidRPr="00000000" w14:paraId="00000062">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3">
      <w:pPr>
        <w:widowControl w:val="0"/>
        <w:spacing w:line="240" w:lineRule="auto"/>
        <w:rPr>
          <w:rFonts w:ascii="Proxima Nova" w:cs="Proxima Nova" w:eastAsia="Proxima Nova" w:hAnsi="Proxima Nova"/>
          <w:i w:val="1"/>
          <w:iCs w:val="1"/>
          <w:shd w:fill="fff2cc" w:val="clear"/>
        </w:rPr>
      </w:pPr>
      <w:r w:rsidDel="00000000" w:rsidR="00000000" w:rsidRPr="00000000">
        <w:rPr>
          <w:rFonts w:ascii="Proxima Nova" w:cs="Proxima Nova" w:eastAsia="Proxima Nova" w:hAnsi="Proxima Nova"/>
          <w:i w:val="1"/>
          <w:iCs w:val="1"/>
          <w:shd w:fill="fff2cc" w:val="clear"/>
          <w:rtl w:val="0"/>
        </w:rPr>
        <w:t xml:space="preserve">“For the (store page USI), it would be a sort of gallery of promotions, right? So it would be swipeable.  So there could be a restaurant-specific promotion as well as a site-wide promotion. But I expect it to be there as information that, for example, in certain scenarios, I need to decide between a site-wide promotion that works better out for me or a restaurant-specific promotion at a Rx I am going to place an order at.  So making that comparison becomes easier if it's in the (store page USI) so that I can compare it side by side. </w:t>
      </w:r>
      <w:commentRangeStart w:id="41"/>
      <w:r w:rsidDel="00000000" w:rsidR="00000000" w:rsidRPr="00000000">
        <w:rPr>
          <w:rFonts w:ascii="Proxima Nova" w:cs="Proxima Nova" w:eastAsia="Proxima Nova" w:hAnsi="Proxima Nova"/>
          <w:i w:val="1"/>
          <w:iCs w:val="1"/>
          <w:shd w:fill="fff2cc" w:val="clear"/>
          <w:rtl w:val="0"/>
        </w:rPr>
        <w:t xml:space="preserve">Like, for example, a McDonald's would say 5 or 15, while a site-wide promotion would be a 20% off in all orders. </w:t>
      </w:r>
      <w:commentRangeEnd w:id="41"/>
      <w:r w:rsidDel="00000000" w:rsidR="00000000" w:rsidRPr="00000000">
        <w:commentReference w:id="41"/>
      </w:r>
      <w:r w:rsidDel="00000000" w:rsidR="00000000" w:rsidRPr="00000000">
        <w:rPr>
          <w:rFonts w:ascii="Proxima Nova" w:cs="Proxima Nova" w:eastAsia="Proxima Nova" w:hAnsi="Proxima Nova"/>
          <w:i w:val="1"/>
          <w:iCs w:val="1"/>
          <w:shd w:fill="fff2cc" w:val="clear"/>
          <w:rtl w:val="0"/>
        </w:rPr>
        <w:t xml:space="preserve">So depending on my basket size, I can make an informed decision at number three as well because I see both the promotions.”</w:t>
      </w:r>
    </w:p>
    <w:p w:rsidR="00000000" w:rsidDel="00000000" w:rsidP="00000000" w:rsidRDefault="00000000" w:rsidRPr="00000000" w14:paraId="00000064">
      <w:pPr>
        <w:widowControl w:val="0"/>
        <w:numPr>
          <w:ilvl w:val="0"/>
          <w:numId w:val="1"/>
        </w:numPr>
        <w:spacing w:line="240" w:lineRule="auto"/>
        <w:ind w:left="720" w:hanging="360"/>
        <w:rPr>
          <w:rFonts w:ascii="Proxima Nova" w:cs="Proxima Nova" w:eastAsia="Proxima Nova" w:hAnsi="Proxima Nova"/>
          <w:shd w:fill="fff2cc" w:val="clear"/>
        </w:rPr>
      </w:pPr>
      <w:r w:rsidDel="00000000" w:rsidR="00000000" w:rsidRPr="00000000">
        <w:rPr>
          <w:rFonts w:ascii="Proxima Nova" w:cs="Proxima Nova" w:eastAsia="Proxima Nova" w:hAnsi="Proxima Nova"/>
          <w:shd w:fill="fff2cc" w:val="clear"/>
          <w:rtl w:val="0"/>
        </w:rPr>
        <w:t xml:space="preserve">Sahil, Deal Hunter, Dashpass</w:t>
      </w:r>
    </w:p>
    <w:p w:rsidR="00000000" w:rsidDel="00000000" w:rsidP="00000000" w:rsidRDefault="00000000" w:rsidRPr="00000000" w14:paraId="00000065">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6">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7">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The storepage sticky footer should only be used for reinforcement. </w:t>
      </w:r>
    </w:p>
    <w:p w:rsidR="00000000" w:rsidDel="00000000" w:rsidP="00000000" w:rsidRDefault="00000000" w:rsidRPr="00000000" w14:paraId="00000068">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6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Cx interviewed indicated that the sticky footer on the store page should not be used as a way to learn about promotions.  The sticky footer should only be used if you are working towards or potentially going to miss a promotion.  Cx felt using it as a discovery space was not worthwhile as once they are in the store menu they are most likely already planning to order from that Mx.  However, they do feel DoorDash can use this space to make sure they don’t miss a deal.  For example, if one item is added to the cart and it's part of a BOGO we should be reminding them there.  Another scenario might be if they’ve spent enough for a free item or discount we should remind them that they have unlocked it.  </w:t>
      </w:r>
    </w:p>
    <w:p w:rsidR="00000000" w:rsidDel="00000000" w:rsidP="00000000" w:rsidRDefault="00000000" w:rsidRPr="00000000" w14:paraId="0000006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only exception to this is that 2 of the 6 Cx felt that the store page sticky footer was a good place to show rewards progress, but only for rewards that have monetary requirements, it would not be helpful for rewards that require a certain number of orders.  However, Cx prefer to see rewards information on their account page, the homepage and the checkout page overall.  They are only interested in having this information shown to them when they are close to or have earned a reward (after initial introduction and details around the program are provided).</w:t>
      </w:r>
    </w:p>
    <w:p w:rsidR="00000000" w:rsidDel="00000000" w:rsidP="00000000" w:rsidRDefault="00000000" w:rsidRPr="00000000" w14:paraId="0000006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rPr>
          <w:rFonts w:ascii="Proxima Nova" w:cs="Proxima Nova" w:eastAsia="Proxima Nova" w:hAnsi="Proxima Nova"/>
          <w:i w:val="1"/>
          <w:iCs w:val="1"/>
          <w:shd w:fill="fff2cc" w:val="clear"/>
        </w:rPr>
      </w:pPr>
      <w:r w:rsidDel="00000000" w:rsidR="00000000" w:rsidRPr="00000000">
        <w:rPr>
          <w:rFonts w:ascii="Proxima Nova" w:cs="Proxima Nova" w:eastAsia="Proxima Nova" w:hAnsi="Proxima Nova"/>
          <w:i w:val="1"/>
          <w:iCs w:val="1"/>
          <w:shd w:fill="fff2cc" w:val="clear"/>
          <w:rtl w:val="0"/>
        </w:rPr>
        <w:t xml:space="preserve">“Well, if I see it on my first screen, then I already know in my head, okay, I'm going to get this, you know, discount no matter what restaurant I choose. But maybe just a reminder, maybe at checkout or something like that, like a pop-up or something, just to kind of remind you if you hadn't applied it.  Just to make sure you don’t miss it.</w:t>
      </w:r>
    </w:p>
    <w:p w:rsidR="00000000" w:rsidDel="00000000" w:rsidP="00000000" w:rsidRDefault="00000000" w:rsidRPr="00000000" w14:paraId="0000006E">
      <w:pPr>
        <w:numPr>
          <w:ilvl w:val="0"/>
          <w:numId w:val="7"/>
        </w:numPr>
        <w:ind w:left="720" w:hanging="360"/>
        <w:rPr>
          <w:rFonts w:ascii="Proxima Nova" w:cs="Proxima Nova" w:eastAsia="Proxima Nova" w:hAnsi="Proxima Nova"/>
          <w:shd w:fill="fff2cc" w:val="clear"/>
        </w:rPr>
      </w:pPr>
      <w:r w:rsidDel="00000000" w:rsidR="00000000" w:rsidRPr="00000000">
        <w:rPr>
          <w:rFonts w:ascii="Proxima Nova" w:cs="Proxima Nova" w:eastAsia="Proxima Nova" w:hAnsi="Proxima Nova"/>
          <w:shd w:fill="fff2cc" w:val="clear"/>
          <w:rtl w:val="0"/>
        </w:rPr>
        <w:t xml:space="preserve">Heather, Thrill Seeker, DashPass Cx</w:t>
      </w:r>
    </w:p>
    <w:p w:rsidR="00000000" w:rsidDel="00000000" w:rsidP="00000000" w:rsidRDefault="00000000" w:rsidRPr="00000000" w14:paraId="0000006F">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70">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Checkout is viewed as a last “catch all” and a place for progress.</w:t>
      </w:r>
    </w:p>
    <w:p w:rsidR="00000000" w:rsidDel="00000000" w:rsidP="00000000" w:rsidRDefault="00000000" w:rsidRPr="00000000" w14:paraId="00000071">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72">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of the Cx interviewed were aware of the promos section on the checkout page and felt that it was important to have all potential savings information available to them there as a “last line of defense”.  Cx expect to be able to see this information, make choices if multiple promotions are available and select which credits/rewards they want to apply.  They acknowledge that this could become a</w:t>
      </w:r>
      <w:commentRangeStart w:id="42"/>
      <w:r w:rsidDel="00000000" w:rsidR="00000000" w:rsidRPr="00000000">
        <w:rPr>
          <w:rFonts w:ascii="Proxima Nova" w:cs="Proxima Nova" w:eastAsia="Proxima Nova" w:hAnsi="Proxima Nova"/>
          <w:rtl w:val="0"/>
        </w:rPr>
        <w:t xml:space="preserve"> very large amount of information, but still find it important to ensure they are not missing a deal</w:t>
      </w:r>
      <w:commentRangeEnd w:id="42"/>
      <w:r w:rsidDel="00000000" w:rsidR="00000000" w:rsidRPr="00000000">
        <w:commentReference w:id="42"/>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73">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 the checkout page, Cx expect to find any promos available to them or applied in addition to:</w:t>
      </w:r>
    </w:p>
    <w:p w:rsidR="00000000" w:rsidDel="00000000" w:rsidP="00000000" w:rsidRDefault="00000000" w:rsidRPr="00000000" w14:paraId="00000075">
      <w:pPr>
        <w:widowControl w:val="0"/>
        <w:numPr>
          <w:ilvl w:val="0"/>
          <w:numId w:val="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Rewards Progress</w:t>
      </w:r>
    </w:p>
    <w:p w:rsidR="00000000" w:rsidDel="00000000" w:rsidP="00000000" w:rsidRDefault="00000000" w:rsidRPr="00000000" w14:paraId="00000076">
      <w:pPr>
        <w:widowControl w:val="0"/>
        <w:numPr>
          <w:ilvl w:val="0"/>
          <w:numId w:val="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Rewards Earned</w:t>
      </w:r>
    </w:p>
    <w:p w:rsidR="00000000" w:rsidDel="00000000" w:rsidP="00000000" w:rsidRDefault="00000000" w:rsidRPr="00000000" w14:paraId="00000077">
      <w:pPr>
        <w:widowControl w:val="0"/>
        <w:numPr>
          <w:ilvl w:val="0"/>
          <w:numId w:val="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DoorDash credits</w:t>
      </w:r>
    </w:p>
    <w:p w:rsidR="00000000" w:rsidDel="00000000" w:rsidP="00000000" w:rsidRDefault="00000000" w:rsidRPr="00000000" w14:paraId="00000078">
      <w:pPr>
        <w:widowControl w:val="0"/>
        <w:numPr>
          <w:ilvl w:val="0"/>
          <w:numId w:val="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DashPass Tokens</w:t>
      </w:r>
    </w:p>
    <w:p w:rsidR="00000000" w:rsidDel="00000000" w:rsidP="00000000" w:rsidRDefault="00000000" w:rsidRPr="00000000" w14:paraId="00000079">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A">
      <w:pPr>
        <w:widowControl w:val="0"/>
        <w:spacing w:line="240" w:lineRule="auto"/>
        <w:rPr>
          <w:rFonts w:ascii="Proxima Nova" w:cs="Proxima Nova" w:eastAsia="Proxima Nova" w:hAnsi="Proxima Nova"/>
          <w:i w:val="1"/>
          <w:iCs w:val="1"/>
          <w:shd w:fill="fff2cc" w:val="clear"/>
        </w:rPr>
      </w:pPr>
      <w:r w:rsidDel="00000000" w:rsidR="00000000" w:rsidRPr="00000000">
        <w:rPr>
          <w:rFonts w:ascii="Proxima Nova" w:cs="Proxima Nova" w:eastAsia="Proxima Nova" w:hAnsi="Proxima Nova"/>
          <w:i w:val="1"/>
          <w:iCs w:val="1"/>
          <w:shd w:fill="fff2cc" w:val="clear"/>
          <w:rtl w:val="0"/>
        </w:rPr>
        <w:t xml:space="preserve">“I feel like I'm a frequenter, but I somehow don't always hit these. So I think it would be probably helpful if, like I know this sounds kind of dumb, but like a little bar or something like I like (checkout), and if there was like a bar of like, like I feel like the ones I mostly see are you order so many times and then you get a credit because my orders aren't as large as, like, usually $100, so I don't think that relates it, but I think like a little bar (at checkout) would be helpful. And then also just like a general understanding.”</w:t>
      </w:r>
    </w:p>
    <w:p w:rsidR="00000000" w:rsidDel="00000000" w:rsidP="00000000" w:rsidRDefault="00000000" w:rsidRPr="00000000" w14:paraId="0000007B">
      <w:pPr>
        <w:widowControl w:val="0"/>
        <w:spacing w:line="240" w:lineRule="auto"/>
        <w:ind w:firstLine="720"/>
        <w:rPr>
          <w:rFonts w:ascii="Proxima Nova" w:cs="Proxima Nova" w:eastAsia="Proxima Nova" w:hAnsi="Proxima Nova"/>
          <w:color w:val="ff0000"/>
          <w:shd w:fill="fff2cc" w:val="clear"/>
        </w:rPr>
      </w:pPr>
      <w:r w:rsidDel="00000000" w:rsidR="00000000" w:rsidRPr="00000000">
        <w:rPr>
          <w:rFonts w:ascii="Proxima Nova" w:cs="Proxima Nova" w:eastAsia="Proxima Nova" w:hAnsi="Proxima Nova"/>
          <w:shd w:fill="fff2cc" w:val="clear"/>
          <w:rtl w:val="0"/>
        </w:rPr>
        <w:t xml:space="preserve">- Jamie, Thrill Seeker, Classic</w:t>
      </w:r>
      <w:r w:rsidDel="00000000" w:rsidR="00000000" w:rsidRPr="00000000">
        <w:rPr>
          <w:rtl w:val="0"/>
        </w:rPr>
      </w:r>
    </w:p>
    <w:p w:rsidR="00000000" w:rsidDel="00000000" w:rsidP="00000000" w:rsidRDefault="00000000" w:rsidRPr="00000000" w14:paraId="0000007C">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D">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E">
      <w:pPr>
        <w:pStyle w:val="Heading3"/>
        <w:spacing w:after="200" w:before="0" w:lineRule="auto"/>
        <w:rPr>
          <w:rFonts w:ascii="Proxima Nova" w:cs="Proxima Nova" w:eastAsia="Proxima Nova" w:hAnsi="Proxima Nova"/>
          <w:b w:val="1"/>
          <w:bCs w:val="1"/>
          <w:color w:val="000000"/>
          <w:sz w:val="24"/>
          <w:szCs w:val="24"/>
        </w:rPr>
      </w:pPr>
      <w:bookmarkStart w:colFirst="0" w:colLast="0" w:name="_7dzmftnfxk7w" w:id="5"/>
      <w:bookmarkEnd w:id="5"/>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APPENDIX: What we know so far:</w:t>
      </w:r>
    </w:p>
    <w:p w:rsidR="00000000" w:rsidDel="00000000" w:rsidP="00000000" w:rsidRDefault="00000000" w:rsidRPr="00000000" w14:paraId="0000007F">
      <w:pPr>
        <w:numPr>
          <w:ilvl w:val="0"/>
          <w:numId w:val="5"/>
        </w:numPr>
        <w:spacing w:after="200" w:lineRule="auto"/>
        <w:ind w:left="720" w:hanging="360"/>
        <w:rPr>
          <w:b w:val="1"/>
          <w:bCs w:val="1"/>
        </w:rPr>
      </w:pPr>
      <w:r w:rsidDel="00000000" w:rsidR="00000000" w:rsidRPr="00000000">
        <w:rPr>
          <w:rFonts w:ascii="Proxima Nova" w:cs="Proxima Nova" w:eastAsia="Proxima Nova" w:hAnsi="Proxima Nova"/>
          <w:b w:val="1"/>
          <w:bCs w:val="1"/>
          <w:rtl w:val="0"/>
        </w:rPr>
        <w:t xml:space="preserve">Displaying item promos:</w:t>
      </w:r>
      <w:r w:rsidDel="00000000" w:rsidR="00000000" w:rsidRPr="00000000">
        <w:rPr>
          <w:rFonts w:ascii="Proxima Nova" w:cs="Proxima Nova" w:eastAsia="Proxima Nova" w:hAnsi="Proxima Nova"/>
          <w:rtl w:val="0"/>
        </w:rPr>
        <w:br w:type="textWrapping"/>
        <w:t xml:space="preserve">Overall, we learned that the USI was successful as a scalable, persistent place to find all deals/savings in store, reduces clutter, and drives up engagement and promo attach rate for cart promos especially for SMBs. However, even after smaller attempts to optimize (‘see all’ CTA and bottom sheet) the product has not been able to address the</w:t>
      </w:r>
      <w:commentRangeStart w:id="43"/>
      <w:commentRangeStart w:id="44"/>
      <w:r w:rsidDel="00000000" w:rsidR="00000000" w:rsidRPr="00000000">
        <w:rPr>
          <w:rFonts w:ascii="Proxima Nova" w:cs="Proxima Nova" w:eastAsia="Proxima Nova" w:hAnsi="Proxima Nova"/>
          <w:rtl w:val="0"/>
        </w:rPr>
        <w:t xml:space="preserve"> downbar from replacing visual banners specifically for ENT item promo </w:t>
      </w:r>
      <w:commentRangeEnd w:id="43"/>
      <w:r w:rsidDel="00000000" w:rsidR="00000000" w:rsidRPr="00000000">
        <w:commentReference w:id="43"/>
      </w:r>
      <w:commentRangeEnd w:id="44"/>
      <w:r w:rsidDel="00000000" w:rsidR="00000000" w:rsidRPr="00000000">
        <w:commentReference w:id="44"/>
      </w:r>
      <w:r w:rsidDel="00000000" w:rsidR="00000000" w:rsidRPr="00000000">
        <w:rPr>
          <w:rFonts w:ascii="Proxima Nova" w:cs="Proxima Nova" w:eastAsia="Proxima Nova" w:hAnsi="Proxima Nova"/>
          <w:rtl w:val="0"/>
        </w:rPr>
        <w:t xml:space="preserve">campaigns that make up a large portion of item promo redemptions. A hypothesis here is that not all savings are best communicated through content alone (or could be displayed without visuals) as evaluating the value of item promos relies on item images and more. </w:t>
      </w:r>
    </w:p>
    <w:p w:rsidR="00000000" w:rsidDel="00000000" w:rsidP="00000000" w:rsidRDefault="00000000" w:rsidRPr="00000000" w14:paraId="00000080">
      <w:pPr>
        <w:numPr>
          <w:ilvl w:val="0"/>
          <w:numId w:val="5"/>
        </w:numPr>
        <w:spacing w:after="200" w:lineRule="auto"/>
        <w:ind w:left="720" w:hanging="360"/>
      </w:pPr>
      <w:r w:rsidDel="00000000" w:rsidR="00000000" w:rsidRPr="00000000">
        <w:rPr>
          <w:rFonts w:ascii="Proxima Nova" w:cs="Proxima Nova" w:eastAsia="Proxima Nova" w:hAnsi="Proxima Nova"/>
          <w:b w:val="1"/>
          <w:bCs w:val="1"/>
          <w:rtl w:val="0"/>
        </w:rPr>
        <w:t xml:space="preserve">Deals vs. Benefits, Rewards, and more:</w:t>
      </w:r>
      <w:r w:rsidDel="00000000" w:rsidR="00000000" w:rsidRPr="00000000">
        <w:rPr>
          <w:rFonts w:ascii="Proxima Nova" w:cs="Proxima Nova" w:eastAsia="Proxima Nova" w:hAnsi="Proxima Nova"/>
          <w:rtl w:val="0"/>
        </w:rPr>
        <w:br w:type="textWrapping"/>
        <w:t xml:space="preserve">As new incentive types get onboarded within the USI, there is a bigger risk for Cx confusion with how each benefit type works together or can be combined. It is still unclear to Cx which promos or benefits are stackable or how they are applied.</w:t>
      </w:r>
      <w:r w:rsidDel="00000000" w:rsidR="00000000" w:rsidRPr="00000000">
        <w:rPr>
          <w:rtl w:val="0"/>
        </w:rPr>
      </w:r>
    </w:p>
    <w:p w:rsidR="00000000" w:rsidDel="00000000" w:rsidP="00000000" w:rsidRDefault="00000000" w:rsidRPr="00000000" w14:paraId="00000081">
      <w:pPr>
        <w:numPr>
          <w:ilvl w:val="0"/>
          <w:numId w:val="5"/>
        </w:numPr>
        <w:spacing w:after="200" w:lineRule="auto"/>
        <w:ind w:left="720" w:hanging="360"/>
      </w:pPr>
      <w:r w:rsidDel="00000000" w:rsidR="00000000" w:rsidRPr="00000000">
        <w:rPr>
          <w:rFonts w:ascii="Proxima Nova" w:cs="Proxima Nova" w:eastAsia="Proxima Nova" w:hAnsi="Proxima Nova"/>
          <w:b w:val="1"/>
          <w:bCs w:val="1"/>
          <w:rtl w:val="0"/>
        </w:rPr>
        <w:t xml:space="preserve">Scaling to Sticky Footer:</w:t>
      </w:r>
      <w:r w:rsidDel="00000000" w:rsidR="00000000" w:rsidRPr="00000000">
        <w:rPr>
          <w:rFonts w:ascii="Proxima Nova" w:cs="Proxima Nova" w:eastAsia="Proxima Nova" w:hAnsi="Proxima Nova"/>
          <w:rtl w:val="0"/>
        </w:rPr>
        <w:br w:type="textWrapping"/>
        <w:t xml:space="preserve">Historically, the sticky footer has been used for a range of use cases, including advertising general messages and showing progress towards ongoing promotions. Since the USI launch, the team has also invested in scaling the footer to include item promos and reskinned to look &amp; feel like the USI. Currently, the principles and JBTD between the sticky footer and USI are unclear, leading to redundancy and making it difficult for the team to know what use cases to support. This also makes it disorienting for Cx to interact with the sticky footer when the click-through experience is always inconsistent.</w:t>
      </w:r>
    </w:p>
    <w:p w:rsidR="00000000" w:rsidDel="00000000" w:rsidP="00000000" w:rsidRDefault="00000000" w:rsidRPr="00000000" w14:paraId="00000082">
      <w:pPr>
        <w:numPr>
          <w:ilvl w:val="0"/>
          <w:numId w:val="5"/>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Sources</w:t>
      </w:r>
      <w:r w:rsidDel="00000000" w:rsidR="00000000" w:rsidRPr="00000000">
        <w:rPr>
          <w:rtl w:val="0"/>
        </w:rPr>
      </w:r>
    </w:p>
    <w:p w:rsidR="00000000" w:rsidDel="00000000" w:rsidP="00000000" w:rsidRDefault="00000000" w:rsidRPr="00000000" w14:paraId="00000083">
      <w:pPr>
        <w:numPr>
          <w:ilvl w:val="1"/>
          <w:numId w:val="5"/>
        </w:numPr>
        <w:ind w:left="1440" w:hanging="360"/>
        <w:rPr>
          <w:rFonts w:ascii="Proxima Nova" w:cs="Proxima Nova" w:eastAsia="Proxima Nova" w:hAnsi="Proxima Nova"/>
          <w:b w:val="1"/>
          <w:bCs w:val="1"/>
        </w:rPr>
      </w:pPr>
      <w:hyperlink r:id="rId15">
        <w:r w:rsidDel="00000000" w:rsidR="00000000" w:rsidRPr="00000000">
          <w:rPr>
            <w:rFonts w:ascii="Proxima Nova" w:cs="Proxima Nova" w:eastAsia="Proxima Nova" w:hAnsi="Proxima Nova"/>
            <w:color w:val="1155cc"/>
            <w:sz w:val="23"/>
            <w:szCs w:val="23"/>
            <w:highlight w:val="white"/>
            <w:u w:val="single"/>
            <w:rtl w:val="0"/>
          </w:rPr>
          <w:t xml:space="preserve">v1 test</w:t>
        </w:r>
      </w:hyperlink>
      <w:r w:rsidDel="00000000" w:rsidR="00000000" w:rsidRPr="00000000">
        <w:rPr>
          <w:rFonts w:ascii="Proxima Nova" w:cs="Proxima Nova" w:eastAsia="Proxima Nova" w:hAnsi="Proxima Nova"/>
          <w:color w:val="1d1c1d"/>
          <w:sz w:val="23"/>
          <w:szCs w:val="23"/>
          <w:highlight w:val="white"/>
          <w:rtl w:val="0"/>
        </w:rPr>
        <w:t xml:space="preserve"> </w:t>
      </w:r>
    </w:p>
    <w:p w:rsidR="00000000" w:rsidDel="00000000" w:rsidP="00000000" w:rsidRDefault="00000000" w:rsidRPr="00000000" w14:paraId="00000084">
      <w:pPr>
        <w:numPr>
          <w:ilvl w:val="1"/>
          <w:numId w:val="5"/>
        </w:numPr>
        <w:ind w:left="1440" w:hanging="360"/>
        <w:rPr>
          <w:rFonts w:ascii="Proxima Nova" w:cs="Proxima Nova" w:eastAsia="Proxima Nova" w:hAnsi="Proxima Nova"/>
          <w:b w:val="1"/>
          <w:bCs w:val="1"/>
        </w:rPr>
      </w:pPr>
      <w:hyperlink r:id="rId16">
        <w:r w:rsidDel="00000000" w:rsidR="00000000" w:rsidRPr="00000000">
          <w:rPr>
            <w:rFonts w:ascii="Proxima Nova" w:cs="Proxima Nova" w:eastAsia="Proxima Nova" w:hAnsi="Proxima Nova"/>
            <w:color w:val="1155cc"/>
            <w:sz w:val="23"/>
            <w:szCs w:val="23"/>
            <w:highlight w:val="white"/>
            <w:u w:val="single"/>
            <w:rtl w:val="0"/>
          </w:rPr>
          <w:t xml:space="preserve">v2 test design</w:t>
        </w:r>
      </w:hyperlink>
      <w:r w:rsidDel="00000000" w:rsidR="00000000" w:rsidRPr="00000000">
        <w:rPr>
          <w:rFonts w:ascii="Proxima Nova" w:cs="Proxima Nova" w:eastAsia="Proxima Nova" w:hAnsi="Proxima Nova"/>
          <w:color w:val="1d1c1d"/>
          <w:sz w:val="23"/>
          <w:szCs w:val="23"/>
          <w:highlight w:val="white"/>
          <w:rtl w:val="0"/>
        </w:rPr>
        <w:t xml:space="preserve"> / </w:t>
      </w:r>
      <w:hyperlink r:id="rId17">
        <w:r w:rsidDel="00000000" w:rsidR="00000000" w:rsidRPr="00000000">
          <w:rPr>
            <w:rFonts w:ascii="Proxima Nova" w:cs="Proxima Nova" w:eastAsia="Proxima Nova" w:hAnsi="Proxima Nova"/>
            <w:color w:val="1155cc"/>
            <w:sz w:val="23"/>
            <w:szCs w:val="23"/>
            <w:highlight w:val="white"/>
            <w:u w:val="single"/>
            <w:rtl w:val="0"/>
          </w:rPr>
          <w:t xml:space="preserve">v2 test results</w:t>
        </w:r>
      </w:hyperlink>
      <w:r w:rsidDel="00000000" w:rsidR="00000000" w:rsidRPr="00000000">
        <w:rPr>
          <w:rFonts w:ascii="Proxima Nova" w:cs="Proxima Nova" w:eastAsia="Proxima Nova" w:hAnsi="Proxima Nova"/>
          <w:color w:val="1d1c1d"/>
          <w:sz w:val="23"/>
          <w:szCs w:val="23"/>
          <w:highlight w:val="white"/>
          <w:rtl w:val="0"/>
        </w:rPr>
        <w:t xml:space="preserve"> </w:t>
      </w:r>
    </w:p>
    <w:p w:rsidR="00000000" w:rsidDel="00000000" w:rsidP="00000000" w:rsidRDefault="00000000" w:rsidRPr="00000000" w14:paraId="00000085">
      <w:pPr>
        <w:numPr>
          <w:ilvl w:val="1"/>
          <w:numId w:val="5"/>
        </w:numPr>
        <w:ind w:left="1440" w:hanging="360"/>
        <w:rPr>
          <w:rFonts w:ascii="Proxima Nova" w:cs="Proxima Nova" w:eastAsia="Proxima Nova" w:hAnsi="Proxima Nova"/>
          <w:b w:val="1"/>
          <w:bCs w:val="1"/>
        </w:rPr>
      </w:pPr>
      <w:r w:rsidDel="00000000" w:rsidR="00000000" w:rsidRPr="00000000">
        <w:rPr>
          <w:rFonts w:ascii="Proxima Nova" w:cs="Proxima Nova" w:eastAsia="Proxima Nova" w:hAnsi="Proxima Nova"/>
          <w:color w:val="1d1c1d"/>
          <w:sz w:val="23"/>
          <w:szCs w:val="23"/>
          <w:highlight w:val="white"/>
          <w:rtl w:val="0"/>
        </w:rPr>
        <w:t xml:space="preserve"> </w:t>
      </w:r>
      <w:hyperlink r:id="rId18">
        <w:r w:rsidDel="00000000" w:rsidR="00000000" w:rsidRPr="00000000">
          <w:rPr>
            <w:rFonts w:ascii="Proxima Nova" w:cs="Proxima Nova" w:eastAsia="Proxima Nova" w:hAnsi="Proxima Nova"/>
            <w:color w:val="1155cc"/>
            <w:sz w:val="23"/>
            <w:szCs w:val="23"/>
            <w:highlight w:val="white"/>
            <w:u w:val="single"/>
            <w:rtl w:val="0"/>
          </w:rPr>
          <w:t xml:space="preserve">test moving DP upsell into sticky footer</w:t>
        </w:r>
      </w:hyperlink>
      <w:r w:rsidDel="00000000" w:rsidR="00000000" w:rsidRPr="00000000">
        <w:rPr>
          <w:rtl w:val="0"/>
        </w:rPr>
      </w:r>
    </w:p>
    <w:p w:rsidR="00000000" w:rsidDel="00000000" w:rsidP="00000000" w:rsidRDefault="00000000" w:rsidRPr="00000000" w14:paraId="00000086">
      <w:pPr>
        <w:numPr>
          <w:ilvl w:val="1"/>
          <w:numId w:val="5"/>
        </w:numPr>
        <w:ind w:left="1440" w:hanging="360"/>
        <w:rPr>
          <w:rFonts w:ascii="Proxima Nova" w:cs="Proxima Nova" w:eastAsia="Proxima Nova" w:hAnsi="Proxima Nova"/>
          <w:b w:val="1"/>
          <w:bCs w:val="1"/>
        </w:rPr>
      </w:pPr>
      <w:hyperlink r:id="rId19">
        <w:r w:rsidDel="00000000" w:rsidR="00000000" w:rsidRPr="00000000">
          <w:rPr>
            <w:rFonts w:ascii="Proxima Nova" w:cs="Proxima Nova" w:eastAsia="Proxima Nova" w:hAnsi="Proxima Nova"/>
            <w:color w:val="1155cc"/>
            <w:u w:val="single"/>
            <w:rtl w:val="0"/>
          </w:rPr>
          <w:t xml:space="preserve">Modal promo nudge</w:t>
        </w:r>
      </w:hyperlink>
      <w:r w:rsidDel="00000000" w:rsidR="00000000" w:rsidRPr="00000000">
        <w:rPr>
          <w:rtl w:val="0"/>
        </w:rPr>
      </w:r>
    </w:p>
    <w:p w:rsidR="00000000" w:rsidDel="00000000" w:rsidP="00000000" w:rsidRDefault="00000000" w:rsidRPr="00000000" w14:paraId="00000087">
      <w:pPr>
        <w:numPr>
          <w:ilvl w:val="1"/>
          <w:numId w:val="5"/>
        </w:numPr>
        <w:ind w:left="1440" w:hanging="360"/>
        <w:rPr>
          <w:rFonts w:ascii="Proxima Nova" w:cs="Proxima Nova" w:eastAsia="Proxima Nova" w:hAnsi="Proxima Nova"/>
          <w:b w:val="1"/>
          <w:bCs w:val="1"/>
        </w:rPr>
      </w:pPr>
      <w:hyperlink r:id="rId20">
        <w:r w:rsidDel="00000000" w:rsidR="00000000" w:rsidRPr="00000000">
          <w:rPr>
            <w:rFonts w:ascii="Proxima Nova" w:cs="Proxima Nova" w:eastAsia="Proxima Nova" w:hAnsi="Proxima Nova"/>
            <w:color w:val="1155cc"/>
            <w:u w:val="single"/>
            <w:rtl w:val="0"/>
          </w:rPr>
          <w:t xml:space="preserve">Sticky footer</w:t>
        </w:r>
      </w:hyperlink>
      <w:r w:rsidDel="00000000" w:rsidR="00000000" w:rsidRPr="00000000">
        <w:rPr>
          <w:rtl w:val="0"/>
        </w:rPr>
      </w:r>
    </w:p>
    <w:p w:rsidR="00000000" w:rsidDel="00000000" w:rsidP="00000000" w:rsidRDefault="00000000" w:rsidRPr="00000000" w14:paraId="00000088">
      <w:pPr>
        <w:numPr>
          <w:ilvl w:val="1"/>
          <w:numId w:val="5"/>
        </w:numPr>
        <w:ind w:left="1440" w:hanging="360"/>
        <w:rPr>
          <w:rFonts w:ascii="Proxima Nova" w:cs="Proxima Nova" w:eastAsia="Proxima Nova" w:hAnsi="Proxima Nova"/>
        </w:rPr>
      </w:pPr>
      <w:hyperlink r:id="rId21">
        <w:r w:rsidDel="00000000" w:rsidR="00000000" w:rsidRPr="00000000">
          <w:rPr>
            <w:rFonts w:ascii="Proxima Nova" w:cs="Proxima Nova" w:eastAsia="Proxima Nova" w:hAnsi="Proxima Nova"/>
            <w:color w:val="1155cc"/>
            <w:u w:val="single"/>
            <w:rtl w:val="0"/>
          </w:rPr>
          <w:t xml:space="preserve">Research Report: USI 2.0</w:t>
        </w:r>
      </w:hyperlink>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widowControl w:val="0"/>
        <w:spacing w:line="240" w:lineRule="auto"/>
        <w:rPr>
          <w:rFonts w:ascii="Proxima Nova" w:cs="Proxima Nova" w:eastAsia="Proxima Nova" w:hAnsi="Proxima Nova"/>
        </w:rPr>
      </w:pPr>
      <w:r w:rsidDel="00000000" w:rsidR="00000000" w:rsidRPr="00000000">
        <w:rPr>
          <w:rtl w:val="0"/>
        </w:rPr>
      </w:r>
    </w:p>
    <w:sectPr>
      <w:footerReference r:id="rId22" w:type="default"/>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illa Zhang" w:id="13" w:date="2024-11-26T17:53:31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helpful cc @joanne.le@doordash.com</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Joanne Le reacted with 👍 at 2024-11-27 00:01 AM</w:t>
      </w:r>
    </w:p>
  </w:comment>
  <w:comment w:author="Tina Rong" w:id="14" w:date="2024-11-27T19:55:11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@xiaofang.mei@doordash.com</w:t>
      </w:r>
    </w:p>
  </w:comment>
  <w:comment w:author="Willa Zhang" w:id="22" w:date="2024-11-26T17:53:31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helpful cc @joanne.le@doordash.com</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Joanne Le reacted with 👍 at 2024-11-27 00:01 AM</w:t>
      </w:r>
    </w:p>
  </w:comment>
  <w:comment w:author="Tina Rong" w:id="23" w:date="2024-11-27T19:55:11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@xiaofang.mei@doordash.com</w:t>
      </w:r>
    </w:p>
  </w:comment>
  <w:comment w:author="Joanne Le" w:id="42" w:date="2024-11-27T00:20:59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@alex.zeng@doordash.com @vivian.he@doordash.com @qiang.wang@doordash.com great insight, we should try to find the balance between breaking out the different types of savings without overwhelming Cx during checkout</w:t>
      </w:r>
    </w:p>
  </w:comment>
  <w:comment w:id="10" w:date="2024-11-26T17:52:56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total reactions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Willa Zhang reacted with 👍🏻 at 2024-11-26 17:52 PM</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Joanne Le reacted with 👍 at 2024-11-26 23:52 PM</w:t>
      </w:r>
    </w:p>
  </w:comment>
  <w:comment w:author="Nate Lemieux" w:id="5" w:date="2024-11-26T14:48:32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@joanne.le@doordash.com @willa.zhang@doordash.com re auto vs. manual apply credits</w:t>
      </w:r>
    </w:p>
  </w:comment>
  <w:comment w:author="Willa Zhang" w:id="6" w:date="2024-11-26T17:52:34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cc @ankush.jain@doordash.com</w:t>
      </w:r>
    </w:p>
  </w:comment>
  <w:comment w:author="Joanne Le" w:id="7" w:date="2024-11-26T23:51:27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love to learn more about this and if we have any videos/quotes! Curious what falls into this category and the rationale behind it!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 note @willa.zhang@doordash.com I wonder if we should look into rewards = credits instead if that helps makes it more clear that it's been earned and only available next order to differentiate it from promos.</w:t>
      </w:r>
    </w:p>
  </w:comment>
  <w:comment w:author="Kelly Peterson" w:id="8" w:date="2024-11-27T17:02:26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will be more on this in the upcoming loyalty research as well @joanne.le@doordash.com</w:t>
      </w:r>
    </w:p>
  </w:comment>
  <w:comment w:author="Joanne Le" w:id="39" w:date="2024-11-27T00:15:39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@nate.lemieux@doordash.com @willa.zhang@doordash.com we should push on this lens. I think it makes a lot of sense to use homepage sticky USI to elevate an earned reward since it's perceived as money</w:t>
      </w:r>
    </w:p>
  </w:comment>
  <w:comment w:author="Nate Lemieux" w:id="40" w:date="2024-11-27T02:48:41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neat - yes!</w:t>
      </w:r>
    </w:p>
  </w:comment>
  <w:comment w:author="Willa Zhang" w:id="32" w:date="2024-11-26T17:53:58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@natasha.nainani@doordash.com @ankush.jain@doordash.com fyi</w:t>
      </w:r>
    </w:p>
  </w:comment>
  <w:comment w:author="Nate Lemieux" w:id="41" w:date="2024-11-26T14:52:15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@natalie.binns@doordash.com are we investing in ranking of USI in H1?</w:t>
      </w:r>
    </w:p>
  </w:comment>
  <w:comment w:author="Nate Lemieux" w:id="43" w:date="2024-11-26T14:53:09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@natalie.binns@doordash.com @joanne.le@doordash.com we need to iterate on USI visuals. I know you're looking into this</w:t>
      </w:r>
    </w:p>
  </w:comment>
  <w:comment w:author="Kelly Peterson" w:id="44" w:date="2024-11-26T18:38:51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@grace.f@ext.doordash.com will be conducting research around this as well once visuals are ready: https://docs.google.com/document/d/1z7BA65fCvmNDmxVQSJXHJSLzLEftGXpukK8P_bluCKE/edit?usp=sharing</w:t>
      </w:r>
    </w:p>
  </w:comment>
  <w:comment w:author="Grace Fletcher De Niear" w:id="2" w:date="2024-12-06T19:57:50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@joanne.le@doordash.com I added a couple of the clips that we've been talking about; hopefully will be easier to share with others</w:t>
      </w:r>
    </w:p>
  </w:comment>
  <w:comment w:author="Joanne Le" w:id="18" w:date="2024-11-27T00:00:20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@kathleen.zhou@doordash.com @julia.doan@doordash.com  Some good insights here around showing savings during checkout! Seems like a final spot for Cx to double check their savings so they don't miss anything so we'll need to find a way to make it work in the multi-cart world.</w:t>
      </w:r>
    </w:p>
  </w:comment>
  <w:comment w:author="Kathleen Zhou" w:id="19" w:date="2024-11-27T00:33:14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interesting! What does full savings transparency mean — like seeing everything including loyalty, DP benefits reminders?</w:t>
      </w:r>
    </w:p>
  </w:comment>
  <w:comment w:author="Natalie Binns" w:id="20" w:date="2024-11-27T05:05:00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would be my assumption, Cx who open promo wallet in checkout are our highest intent promo Cx. Those high intent Cx want to ensure they are maximizing savings</w:t>
      </w:r>
    </w:p>
  </w:comment>
  <w:comment w:author="Julia Doan" w:id="21" w:date="2024-11-27T16:50:27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insight, I was just thinking about this yesterday. We might want to create a dedicated savings section, where promos and upsells could live too.</w:t>
      </w:r>
    </w:p>
  </w:comment>
  <w:comment w:author="Joanne Le" w:id="15" w:date="2024-11-26T23:55:05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Hmm not 100% if this is true for majority Cx - from my understanding it seems like a lot of Cx do jump between stores before deciding, need to look into this from data</w:t>
      </w:r>
    </w:p>
  </w:comment>
  <w:comment w:author="Natalie Binns" w:id="16" w:date="2024-11-27T05:02:34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comment>
  <w:comment w:author="Kelly Peterson" w:id="17" w:date="2024-11-27T17:03:37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Totally fair for us to look into the data as this is a small sample.  However we do know from previous research the majority of the time Cx come to the app with a Rx in mind so this scenario is still common (I'm on the store page and already decided I will order from this store).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Joanne Le reacted with 👍 at 2024-11-27 20:00 PM</w:t>
      </w:r>
    </w:p>
  </w:comment>
  <w:comment w:author="Joanne Le" w:id="3" w:date="2024-11-26T23:37:43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This could be a case to keep the 'awareness' states in-line, and reserve sticky footer for actionable progress nudges rather than a reiterating the same awareness message from the in-line USI.</w:t>
      </w:r>
    </w:p>
  </w:comment>
  <w:comment w:author="Kelly Peterson" w:id="4" w:date="2024-11-27T17:01:47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w:t>
      </w:r>
    </w:p>
  </w:comment>
  <w:comment w:author="Joanne Le" w:id="9" w:date="2024-11-26T23:53:20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case for including unlocked rewards in the HP wallet, but I wonder if Cx expects to see their ongoing progress as well (similar to IRL opening a wallet with multiple punch cards)</w:t>
      </w:r>
    </w:p>
  </w:comment>
  <w:comment w:author="Kris Narunatvanich" w:id="0" w:date="2024-11-28T14:29:25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we recruit any NV Cx or discuss NV use cases in this study?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we interview Grocery shoppers, affordability/savings is a common topic. I’d like to understand how USI can help lower barriers for these Cx</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FYI: @caroline.debs@doordash.com</w:t>
      </w:r>
    </w:p>
  </w:comment>
  <w:comment w:author="Kelly Peterson" w:id="1" w:date="2024-11-30T00:14:54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talked about deals in general for this study, it skewed more Rx based on Cx experiences but was not specifically only about Rx.</w:t>
      </w:r>
    </w:p>
  </w:comment>
  <w:comment w:author="Joanne Le" w:id="35" w:date="2024-11-27T00:13:45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FYI some useful insights from UXR regarding homepage USI and tokens @james.sheak@doordash.com @jeremy.friedland@doordash.com</w:t>
      </w:r>
    </w:p>
  </w:comment>
  <w:comment w:author="Joanne Le" w:id="36" w:date="2024-11-27T00:14:00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@xiaofang.mei@doordash.com @julie.xue@doordash.com</w:t>
      </w:r>
    </w:p>
  </w:comment>
  <w:comment w:author="Razeen Jivani" w:id="37" w:date="2024-11-27T17:50:12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@tina.rong@doordash.com @saur.vasil@doordash.com</w:t>
      </w:r>
    </w:p>
  </w:comment>
  <w:comment w:author="Tina Rong" w:id="38" w:date="2024-11-27T20:04:44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insight. We are already working to limit the audience of this message with homepage USI</w:t>
      </w:r>
    </w:p>
  </w:comment>
  <w:comment w:author="Nate Lemieux" w:id="33" w:date="2024-11-26T14:51:26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@natalie.binns@doordash.com I feel like a richer deals carousel could help do the job of deal discovery better on the homepage</w:t>
      </w:r>
    </w:p>
  </w:comment>
  <w:comment w:author="Tina Rong" w:id="34" w:date="2024-11-27T20:02:34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@razeen.jivani@doordash.com evidence for click to claim</w:t>
      </w:r>
    </w:p>
  </w:comment>
  <w:comment w:author="Nate Lemieux" w:id="31" w:date="2024-11-26T14:49:38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@natalie.binns@doordash.com re deals hub</w:t>
      </w:r>
    </w:p>
  </w:comment>
  <w:comment w:author="Razeen Jivani" w:id="11" w:date="2024-11-27T17:13:36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Homepage USI help resolve this?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@tina.rong@doordash.com</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tina.rong@doordash.com_</w:t>
      </w:r>
    </w:p>
  </w:comment>
  <w:comment w:author="Tina Rong" w:id="12" w:date="2024-11-27T19:53:24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this is the goal for HP USI</w:t>
      </w:r>
    </w:p>
  </w:comment>
  <w:comment w:author="Natalie Binns" w:id="29" w:date="2024-11-27T05:06:07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UE 100% of promos are stackable, appears to have better personalization too</w:t>
      </w:r>
    </w:p>
  </w:comment>
  <w:comment w:author="Kelly Peterson" w:id="30" w:date="2024-11-27T17:04:38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 also call out the 40% off offers they receive.  (We've heard this in other research as well).</w:t>
      </w:r>
    </w:p>
  </w:comment>
  <w:comment w:author="Nate Lemieux" w:id="24" w:date="2024-11-26T14:50:23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@kelly.peterson@doordash.com what was it that Cx felt like deals weren't relevant?</w:t>
      </w:r>
    </w:p>
  </w:comment>
  <w:comment w:author="Kelly Peterson" w:id="25" w:date="2024-11-26T18:37:59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had to do with the things we typically hear: not the right restaurants, they have dietary restrictions etc.</w:t>
      </w:r>
    </w:p>
  </w:comment>
  <w:comment w:author="Nate Lemieux" w:id="26" w:date="2024-11-26T20:12:12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makes sense - I bet promo quality is a big thing too. like can't be 10x aov of store</w:t>
      </w:r>
    </w:p>
  </w:comment>
  <w:comment w:author="Joanne Le" w:id="27" w:date="2024-11-27T00:07:12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Yup but also seems like for Cx even great deal wont be attractive if the selection doesn't fit their preferences (cuisine, ratings, speed, etc)</w:t>
      </w:r>
    </w:p>
  </w:comment>
  <w:comment w:author="Nate Lemieux" w:id="28" w:date="2024-11-27T02:48:10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jc w:val="right"/>
      <w:rPr>
        <w:rFonts w:ascii="Proxima Nova" w:cs="Proxima Nova" w:eastAsia="Proxima Nova" w:hAnsi="Proxima Nova"/>
      </w:rPr>
    </w:pPr>
    <w:r w:rsidDel="00000000" w:rsidR="00000000" w:rsidRPr="00000000">
      <w:rPr>
        <w:rFonts w:ascii="Proxima Nova" w:cs="Proxima Nova" w:eastAsia="Proxima Nova" w:hAnsi="Proxima Nova"/>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Q8TfTcQL_zfZDJpqISpfg-ojqUB3F9jk943aV7M2U8I/edit?usp=sharing" TargetMode="External"/><Relationship Id="rId11" Type="http://schemas.openxmlformats.org/officeDocument/2006/relationships/hyperlink" Target="https://docs.google.com/document/u/0/d/1WL5PfhbEG-R9vB9lRA-tjZTRQDHB3y_ScAbXHbSqnwA/edit" TargetMode="External"/><Relationship Id="rId22" Type="http://schemas.openxmlformats.org/officeDocument/2006/relationships/footer" Target="footer1.xml"/><Relationship Id="rId10" Type="http://schemas.openxmlformats.org/officeDocument/2006/relationships/hyperlink" Target="mailto:joanne.le@doordash.com" TargetMode="External"/><Relationship Id="rId21" Type="http://schemas.openxmlformats.org/officeDocument/2006/relationships/hyperlink" Target="https://docs.google.com/document/u/0/d/1sS1nClCzJ5jK7E25TkmwTJXdxYRhnitUPUAKnFHB254/edit" TargetMode="External"/><Relationship Id="rId13" Type="http://schemas.openxmlformats.org/officeDocument/2006/relationships/hyperlink" Target="mailto:grace.f@ext.doordash.com" TargetMode="External"/><Relationship Id="rId12" Type="http://schemas.openxmlformats.org/officeDocument/2006/relationships/hyperlink" Target="https://docs.google.com/presentation/d/1FGB0IqQ_a8bkKCNgz39bsDURNNmamb13BIBIa3YDqaA/edit?usp=sha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natalie.binns@doordash.com" TargetMode="External"/><Relationship Id="rId15" Type="http://schemas.openxmlformats.org/officeDocument/2006/relationships/hyperlink" Target="https://docs.google.com/document/d/1P3cjW9G0eXYMpAIWvR5qknmnE-spT-5LOz1flOP0Roc/edit#heading=h.wa7bm2c0ccta" TargetMode="External"/><Relationship Id="rId14" Type="http://schemas.openxmlformats.org/officeDocument/2006/relationships/hyperlink" Target="https://docs.google.com/presentation/d/1IbtNJIyW_LvZYUFvgx_CB4l7fi78lEuTlm-AcwXyBDM/edit?usp=sharing" TargetMode="External"/><Relationship Id="rId17" Type="http://schemas.openxmlformats.org/officeDocument/2006/relationships/hyperlink" Target="https://docs.google.com/document/d/1E7pASC-fJjywYv-NLiNkFkco6X3U1yMGJWVyNhZITqo/edit" TargetMode="External"/><Relationship Id="rId16" Type="http://schemas.openxmlformats.org/officeDocument/2006/relationships/hyperlink" Target="https://docs.google.com/document/d/1waWg-LYBInIZRQNhAZTBn3bvg2efkXV2i40sBmF8uBg/edit#heading=h.wa7bm2c0ccta" TargetMode="External"/><Relationship Id="rId5" Type="http://schemas.openxmlformats.org/officeDocument/2006/relationships/numbering" Target="numbering.xml"/><Relationship Id="rId19" Type="http://schemas.openxmlformats.org/officeDocument/2006/relationships/hyperlink" Target="https://docs.google.com/document/d/19vLt7SsAoJLyYaPtt17_-cVzwSu4DKgaQJDAwRhleME/edit?usp=sharing" TargetMode="External"/><Relationship Id="rId6" Type="http://schemas.openxmlformats.org/officeDocument/2006/relationships/styles" Target="styles.xml"/><Relationship Id="rId18" Type="http://schemas.openxmlformats.org/officeDocument/2006/relationships/hyperlink" Target="https://docs.google.com/document/d/1BAUC2ulHTwi1qxnS6NcftXjIALekNYp6H328LId8FuE/edit#heading=h.dhtuw468uymo" TargetMode="External"/><Relationship Id="rId7" Type="http://schemas.openxmlformats.org/officeDocument/2006/relationships/image" Target="media/image1.png"/><Relationship Id="rId8" Type="http://schemas.openxmlformats.org/officeDocument/2006/relationships/hyperlink" Target="mailto:kelly.peterson@doordash.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